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06BD39C" w:rsidR="003B379C" w:rsidRDefault="00D3041E">
      <w:pPr>
        <w:spacing w:line="360" w:lineRule="auto"/>
        <w:rPr>
          <w:rFonts w:ascii="Times New Roman" w:eastAsia="Times New Roman" w:hAnsi="Times New Roman" w:cs="Times New Roman"/>
          <w:b/>
          <w:sz w:val="28"/>
          <w:szCs w:val="28"/>
        </w:rPr>
      </w:pPr>
      <w:bookmarkStart w:id="0" w:name="_heading=h.gjdgxs" w:colFirst="0" w:colLast="0"/>
      <w:bookmarkEnd w:id="0"/>
      <w:commentRangeStart w:id="1"/>
      <w:commentRangeStart w:id="2"/>
      <w:commentRangeStart w:id="3"/>
      <w:commentRangeStart w:id="4"/>
      <w:r>
        <w:rPr>
          <w:rFonts w:ascii="Times New Roman" w:eastAsia="Times New Roman" w:hAnsi="Times New Roman" w:cs="Times New Roman"/>
          <w:b/>
          <w:sz w:val="24"/>
          <w:szCs w:val="24"/>
        </w:rPr>
        <w:t>Title:</w:t>
      </w:r>
      <w:r>
        <w:rPr>
          <w:rFonts w:ascii="Times New Roman" w:eastAsia="Times New Roman" w:hAnsi="Times New Roman" w:cs="Times New Roman"/>
          <w:sz w:val="24"/>
          <w:szCs w:val="24"/>
        </w:rPr>
        <w:t xml:space="preserve"> </w:t>
      </w:r>
      <w:r w:rsidR="00D210C2">
        <w:rPr>
          <w:rFonts w:ascii="Times New Roman" w:eastAsia="Times New Roman" w:hAnsi="Times New Roman" w:cs="Times New Roman"/>
          <w:b/>
          <w:bCs/>
          <w:sz w:val="24"/>
          <w:szCs w:val="24"/>
        </w:rPr>
        <w:t>Neural</w:t>
      </w:r>
      <w:r w:rsidR="00B07F42" w:rsidRPr="00B07F42">
        <w:rPr>
          <w:rFonts w:ascii="Times New Roman" w:eastAsia="Times New Roman" w:hAnsi="Times New Roman" w:cs="Times New Roman"/>
          <w:b/>
          <w:bCs/>
          <w:sz w:val="24"/>
          <w:szCs w:val="24"/>
        </w:rPr>
        <w:t xml:space="preserve"> signature of reward</w:t>
      </w:r>
      <w:r w:rsidR="00EF6920">
        <w:rPr>
          <w:rFonts w:ascii="Times New Roman" w:eastAsia="Times New Roman" w:hAnsi="Times New Roman" w:cs="Times New Roman"/>
          <w:b/>
          <w:bCs/>
          <w:sz w:val="24"/>
          <w:szCs w:val="24"/>
        </w:rPr>
        <w:t xml:space="preserve"> features</w:t>
      </w:r>
      <w:r w:rsidR="00B07F42" w:rsidRPr="00B07F42">
        <w:rPr>
          <w:rFonts w:ascii="Times New Roman" w:eastAsia="Times New Roman" w:hAnsi="Times New Roman" w:cs="Times New Roman"/>
          <w:b/>
          <w:bCs/>
          <w:sz w:val="24"/>
          <w:szCs w:val="24"/>
        </w:rPr>
        <w:t xml:space="preserve"> in monkey lateral prefrontal cortex.</w:t>
      </w:r>
      <w:commentRangeEnd w:id="1"/>
      <w:r w:rsidR="00D779D6">
        <w:rPr>
          <w:rStyle w:val="CommentReference"/>
        </w:rPr>
        <w:commentReference w:id="1"/>
      </w:r>
      <w:commentRangeEnd w:id="2"/>
      <w:r w:rsidR="002C4454">
        <w:rPr>
          <w:rStyle w:val="CommentReference"/>
        </w:rPr>
        <w:commentReference w:id="2"/>
      </w:r>
      <w:commentRangeEnd w:id="3"/>
      <w:r w:rsidR="002C4454">
        <w:rPr>
          <w:rStyle w:val="CommentReference"/>
        </w:rPr>
        <w:commentReference w:id="3"/>
      </w:r>
      <w:commentRangeEnd w:id="4"/>
      <w:r w:rsidR="002C4454">
        <w:rPr>
          <w:rStyle w:val="CommentReference"/>
        </w:rPr>
        <w:commentReference w:id="4"/>
      </w:r>
    </w:p>
    <w:p w14:paraId="00000002" w14:textId="18015595"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Authors:</w:t>
      </w:r>
      <w:r>
        <w:rPr>
          <w:rFonts w:ascii="Times New Roman" w:eastAsia="Times New Roman" w:hAnsi="Times New Roman" w:cs="Times New Roman"/>
          <w:sz w:val="24"/>
          <w:szCs w:val="24"/>
        </w:rPr>
        <w:t xml:space="preserve"> Rossella Falcone</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w:t>
      </w:r>
      <w:r w:rsidR="00D210C2">
        <w:rPr>
          <w:rFonts w:ascii="Times New Roman" w:eastAsia="Times New Roman" w:hAnsi="Times New Roman" w:cs="Times New Roman"/>
          <w:sz w:val="24"/>
          <w:szCs w:val="24"/>
        </w:rPr>
        <w:t>Siyu Wang</w:t>
      </w:r>
      <w:r w:rsidR="00695E19" w:rsidRPr="00C154F7">
        <w:rPr>
          <w:rFonts w:ascii="Times New Roman" w:eastAsia="Times New Roman" w:hAnsi="Times New Roman" w:cs="Times New Roman"/>
          <w:sz w:val="24"/>
          <w:szCs w:val="24"/>
          <w:vertAlign w:val="superscript"/>
        </w:rPr>
        <w:t>1</w:t>
      </w:r>
      <w:r w:rsidR="00D210C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Mariko McDougall</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r w:rsidR="001353AB">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David B. Weintraub</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w:t>
      </w:r>
      <w:r w:rsidR="00E74EC1">
        <w:rPr>
          <w:rFonts w:ascii="Times New Roman" w:eastAsia="Times New Roman" w:hAnsi="Times New Roman" w:cs="Times New Roman"/>
          <w:sz w:val="24"/>
          <w:szCs w:val="24"/>
        </w:rPr>
        <w:t>Mark Eldridge</w:t>
      </w:r>
      <w:r w:rsidR="001353AB">
        <w:rPr>
          <w:rFonts w:ascii="Times New Roman" w:eastAsia="Times New Roman" w:hAnsi="Times New Roman" w:cs="Times New Roman"/>
          <w:sz w:val="24"/>
          <w:szCs w:val="24"/>
        </w:rPr>
        <w:t xml:space="preserve">, </w:t>
      </w:r>
      <w:r w:rsidR="00B66D9A">
        <w:rPr>
          <w:rFonts w:ascii="Times New Roman" w:eastAsia="Times New Roman" w:hAnsi="Times New Roman" w:cs="Times New Roman"/>
          <w:sz w:val="24"/>
          <w:szCs w:val="24"/>
        </w:rPr>
        <w:t>Tsuyoshi Setogawa</w:t>
      </w:r>
      <w:r w:rsidR="00B66D9A">
        <w:rPr>
          <w:rFonts w:ascii="Times New Roman" w:eastAsia="Times New Roman" w:hAnsi="Times New Roman" w:cs="Times New Roman"/>
          <w:sz w:val="24"/>
          <w:szCs w:val="24"/>
          <w:vertAlign w:val="superscript"/>
        </w:rPr>
        <w:t>1</w:t>
      </w:r>
      <w:r w:rsidR="00B66D9A">
        <w:rPr>
          <w:rFonts w:ascii="Times New Roman" w:eastAsia="Times New Roman" w:hAnsi="Times New Roman" w:cs="Times New Roman"/>
          <w:sz w:val="24"/>
          <w:szCs w:val="24"/>
        </w:rPr>
        <w:t xml:space="preserve">, </w:t>
      </w:r>
      <w:r w:rsidR="00F74726">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Barry J. Richmond</w:t>
      </w:r>
      <w:r>
        <w:rPr>
          <w:rFonts w:ascii="Times New Roman" w:eastAsia="Times New Roman" w:hAnsi="Times New Roman" w:cs="Times New Roman"/>
          <w:sz w:val="24"/>
          <w:szCs w:val="24"/>
          <w:vertAlign w:val="superscript"/>
        </w:rPr>
        <w:t>1*</w:t>
      </w:r>
      <w:r>
        <w:rPr>
          <w:rFonts w:ascii="Times New Roman" w:eastAsia="Times New Roman" w:hAnsi="Times New Roman" w:cs="Times New Roman"/>
          <w:sz w:val="24"/>
          <w:szCs w:val="24"/>
        </w:rPr>
        <w:t>.</w:t>
      </w:r>
    </w:p>
    <w:p w14:paraId="00000003" w14:textId="77777777" w:rsidR="003B379C" w:rsidRDefault="003B379C">
      <w:pPr>
        <w:spacing w:after="0" w:line="240" w:lineRule="auto"/>
        <w:rPr>
          <w:rFonts w:ascii="Times New Roman" w:eastAsia="Times New Roman" w:hAnsi="Times New Roman" w:cs="Times New Roman"/>
          <w:sz w:val="24"/>
          <w:szCs w:val="24"/>
        </w:rPr>
      </w:pPr>
    </w:p>
    <w:p w14:paraId="00000004"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Affiliations:</w:t>
      </w:r>
    </w:p>
    <w:p w14:paraId="00000005" w14:textId="343006B3" w:rsidR="003B379C" w:rsidRPr="00C331F5" w:rsidRDefault="002E0FAD">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1 </w:t>
      </w:r>
      <w:r w:rsidRPr="00C331F5">
        <w:rPr>
          <w:rFonts w:ascii="Times New Roman" w:eastAsia="Times New Roman" w:hAnsi="Times New Roman" w:cs="Times New Roman"/>
        </w:rPr>
        <w:t xml:space="preserve">Laboratory </w:t>
      </w:r>
      <w:r w:rsidR="00D3041E" w:rsidRPr="00C331F5">
        <w:rPr>
          <w:rFonts w:ascii="Times New Roman" w:eastAsia="Times New Roman" w:hAnsi="Times New Roman" w:cs="Times New Roman"/>
        </w:rPr>
        <w:t>of Neuropsychology, NIMH, Bethesda, MD, USA</w:t>
      </w:r>
    </w:p>
    <w:p w14:paraId="00000006" w14:textId="77777777" w:rsidR="003B379C" w:rsidRPr="00C331F5" w:rsidRDefault="00D3041E">
      <w:pPr>
        <w:spacing w:after="0" w:line="240" w:lineRule="auto"/>
        <w:rPr>
          <w:rFonts w:ascii="Times New Roman" w:eastAsia="Times New Roman" w:hAnsi="Times New Roman" w:cs="Times New Roman"/>
        </w:rPr>
      </w:pPr>
      <w:r w:rsidRPr="00C331F5">
        <w:rPr>
          <w:rFonts w:ascii="Times New Roman" w:eastAsia="Times New Roman" w:hAnsi="Times New Roman" w:cs="Times New Roman"/>
          <w:vertAlign w:val="superscript"/>
        </w:rPr>
        <w:t xml:space="preserve">2 </w:t>
      </w:r>
      <w:r w:rsidRPr="00C331F5">
        <w:rPr>
          <w:rFonts w:ascii="Times New Roman" w:eastAsia="Times New Roman" w:hAnsi="Times New Roman" w:cs="Times New Roman"/>
        </w:rPr>
        <w:t>Surgical Neurology Branch, NINDS, Bethesda, MD, USA</w:t>
      </w:r>
    </w:p>
    <w:p w14:paraId="42381E4E" w14:textId="21A89707" w:rsidR="00C331F5" w:rsidRPr="00C331F5" w:rsidRDefault="00D3041E" w:rsidP="00C331F5">
      <w:pPr>
        <w:suppressLineNumbers/>
        <w:spacing w:after="0" w:line="240" w:lineRule="auto"/>
        <w:jc w:val="both"/>
        <w:rPr>
          <w:rFonts w:ascii="Times New Roman" w:eastAsia="Times New Roman" w:hAnsi="Times New Roman" w:cs="Times New Roman"/>
        </w:rPr>
      </w:pPr>
      <w:r w:rsidRPr="00C331F5">
        <w:rPr>
          <w:rFonts w:ascii="Times New Roman" w:eastAsia="Times New Roman" w:hAnsi="Times New Roman" w:cs="Times New Roman"/>
          <w:vertAlign w:val="superscript"/>
        </w:rPr>
        <w:t>3</w:t>
      </w:r>
      <w:r w:rsidR="00C331F5" w:rsidRPr="00C331F5">
        <w:rPr>
          <w:rFonts w:ascii="Times New Roman" w:hAnsi="Times New Roman" w:cs="Times New Roman"/>
          <w:color w:val="000000"/>
        </w:rPr>
        <w:t>Leo M. Davidoff Department of Neurological Surgery, Albert Einstein College of Medicine Montefiore Medical Center Bronx, NY USA</w:t>
      </w:r>
      <w:r w:rsidR="00C331F5" w:rsidRPr="00C331F5">
        <w:rPr>
          <w:rFonts w:ascii="Times New Roman" w:eastAsia="Times New Roman" w:hAnsi="Times New Roman" w:cs="Times New Roman"/>
        </w:rPr>
        <w:t>.</w:t>
      </w:r>
    </w:p>
    <w:p w14:paraId="0000000A"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0B"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bookmarkStart w:id="5" w:name="_heading=h.30j0zll" w:colFirst="0" w:colLast="0"/>
      <w:bookmarkEnd w:id="5"/>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Corresponding author:</w:t>
      </w:r>
      <w:r>
        <w:rPr>
          <w:rFonts w:ascii="Times New Roman" w:eastAsia="Times New Roman" w:hAnsi="Times New Roman" w:cs="Times New Roman"/>
          <w:color w:val="000000"/>
          <w:sz w:val="24"/>
          <w:szCs w:val="24"/>
        </w:rPr>
        <w:t xml:space="preserve"> </w:t>
      </w:r>
    </w:p>
    <w:p w14:paraId="0000000C"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Barry J. Richmond, MD </w:t>
      </w:r>
    </w:p>
    <w:p w14:paraId="0000000D"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Chief, Section on Neural Coding and Computation, Laboratory of Neuropsychology, NIMH/NIH/DHHS, Bldg 49, Rm 1B80, Bethesda, MD, 20892</w:t>
      </w:r>
    </w:p>
    <w:p w14:paraId="0000000E"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Phone: 301-443-7319</w:t>
      </w:r>
    </w:p>
    <w:p w14:paraId="0000000F" w14:textId="77777777" w:rsidR="003B379C" w:rsidRDefault="00D3041E">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r>
        <w:rPr>
          <w:rFonts w:ascii="Times New Roman" w:eastAsia="Times New Roman" w:hAnsi="Times New Roman" w:cs="Times New Roman"/>
          <w:color w:val="000000"/>
          <w:sz w:val="24"/>
          <w:szCs w:val="24"/>
        </w:rPr>
        <w:t>email: </w:t>
      </w:r>
      <w:hyperlink r:id="rId13">
        <w:r>
          <w:rPr>
            <w:rFonts w:ascii="Times New Roman" w:eastAsia="Times New Roman" w:hAnsi="Times New Roman" w:cs="Times New Roman"/>
            <w:color w:val="000000"/>
            <w:sz w:val="24"/>
            <w:szCs w:val="24"/>
            <w:u w:val="single"/>
          </w:rPr>
          <w:t>bjr@ln.nimh.nih.gov</w:t>
        </w:r>
      </w:hyperlink>
    </w:p>
    <w:p w14:paraId="00000010" w14:textId="77777777" w:rsidR="003B379C" w:rsidRDefault="003B379C">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u w:val="single"/>
        </w:rPr>
      </w:pPr>
    </w:p>
    <w:p w14:paraId="00000011"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pages:</w:t>
      </w:r>
      <w:r>
        <w:rPr>
          <w:rFonts w:ascii="Times New Roman" w:eastAsia="Times New Roman" w:hAnsi="Times New Roman" w:cs="Times New Roman"/>
          <w:color w:val="000000"/>
          <w:sz w:val="24"/>
          <w:szCs w:val="24"/>
        </w:rPr>
        <w:t xml:space="preserve"> </w:t>
      </w:r>
    </w:p>
    <w:p w14:paraId="00000012"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figures:</w:t>
      </w:r>
    </w:p>
    <w:p w14:paraId="00000013"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Abstract:</w:t>
      </w:r>
      <w:r>
        <w:rPr>
          <w:rFonts w:ascii="Times New Roman" w:eastAsia="Times New Roman" w:hAnsi="Times New Roman" w:cs="Times New Roman"/>
          <w:color w:val="000000"/>
          <w:sz w:val="24"/>
          <w:szCs w:val="24"/>
        </w:rPr>
        <w:t xml:space="preserve"> </w:t>
      </w:r>
    </w:p>
    <w:p w14:paraId="00000014"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Introduction:</w:t>
      </w:r>
      <w:r>
        <w:rPr>
          <w:rFonts w:ascii="Times New Roman" w:eastAsia="Times New Roman" w:hAnsi="Times New Roman" w:cs="Times New Roman"/>
          <w:color w:val="000000"/>
          <w:sz w:val="24"/>
          <w:szCs w:val="24"/>
        </w:rPr>
        <w:t xml:space="preserve"> </w:t>
      </w:r>
    </w:p>
    <w:p w14:paraId="00000015" w14:textId="77777777" w:rsidR="003B379C" w:rsidRDefault="00D3041E">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Numbers of words for Discussion:</w:t>
      </w:r>
    </w:p>
    <w:p w14:paraId="00000016" w14:textId="77777777" w:rsidR="003B379C" w:rsidRDefault="003B379C">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14:paraId="00000017"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Conflict of interests:</w:t>
      </w:r>
      <w:r>
        <w:rPr>
          <w:rFonts w:ascii="Times New Roman" w:eastAsia="Times New Roman" w:hAnsi="Times New Roman" w:cs="Times New Roman"/>
          <w:sz w:val="24"/>
          <w:szCs w:val="24"/>
        </w:rPr>
        <w:t xml:space="preserve"> The authors declare no competing financial interests.</w:t>
      </w:r>
    </w:p>
    <w:p w14:paraId="00000018" w14:textId="77777777" w:rsidR="003B379C" w:rsidRDefault="003B379C">
      <w:pPr>
        <w:spacing w:after="0" w:line="240" w:lineRule="auto"/>
        <w:rPr>
          <w:rFonts w:ascii="Times New Roman" w:eastAsia="Times New Roman" w:hAnsi="Times New Roman" w:cs="Times New Roman"/>
          <w:sz w:val="24"/>
          <w:szCs w:val="24"/>
        </w:rPr>
      </w:pPr>
    </w:p>
    <w:p w14:paraId="00000019"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Acknowledgments: </w:t>
      </w:r>
    </w:p>
    <w:p w14:paraId="0000001A" w14:textId="77777777" w:rsidR="003B379C" w:rsidRDefault="00D3041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opinions expressed in this article are the authors’ own and do not reflect the view of the US National Institutes of Health, the Department of Health and Human Services, or the United States government.</w:t>
      </w:r>
    </w:p>
    <w:p w14:paraId="0000001B" w14:textId="77777777" w:rsidR="003B379C" w:rsidRDefault="00000000">
      <w:pPr>
        <w:spacing w:after="0" w:line="240" w:lineRule="auto"/>
        <w:rPr>
          <w:rFonts w:ascii="Times New Roman" w:eastAsia="Times New Roman" w:hAnsi="Times New Roman" w:cs="Times New Roman"/>
          <w:i/>
          <w:color w:val="FF0000"/>
          <w:sz w:val="24"/>
          <w:szCs w:val="24"/>
        </w:rPr>
      </w:pPr>
      <w:sdt>
        <w:sdtPr>
          <w:tag w:val="goog_rdk_4"/>
          <w:id w:val="-2028628276"/>
        </w:sdtPr>
        <w:sdtContent>
          <w:commentRangeStart w:id="6"/>
        </w:sdtContent>
      </w:sdt>
      <w:r w:rsidR="00D3041E">
        <w:rPr>
          <w:rFonts w:ascii="Times New Roman" w:eastAsia="Times New Roman" w:hAnsi="Times New Roman" w:cs="Times New Roman"/>
          <w:i/>
          <w:color w:val="FF0000"/>
          <w:sz w:val="24"/>
          <w:szCs w:val="24"/>
        </w:rPr>
        <w:t xml:space="preserve">This research was supported (in part) by the Intramural Research Program of the NIMH and includes the relevant Annual Report number in the following format (???). </w:t>
      </w:r>
      <w:commentRangeEnd w:id="6"/>
      <w:r w:rsidR="00D3041E">
        <w:commentReference w:id="6"/>
      </w:r>
    </w:p>
    <w:p w14:paraId="0000001D" w14:textId="77777777" w:rsidR="003B379C" w:rsidRDefault="003B379C">
      <w:pPr>
        <w:spacing w:after="0" w:line="240" w:lineRule="auto"/>
        <w:rPr>
          <w:rFonts w:ascii="Times New Roman" w:eastAsia="Times New Roman" w:hAnsi="Times New Roman" w:cs="Times New Roman"/>
          <w:sz w:val="24"/>
          <w:szCs w:val="24"/>
        </w:rPr>
      </w:pPr>
    </w:p>
    <w:p w14:paraId="0000001E" w14:textId="15FA2E2A" w:rsidR="003B379C" w:rsidRPr="002A5CAF" w:rsidRDefault="00D3041E">
      <w:pPr>
        <w:spacing w:after="0" w:line="240" w:lineRule="auto"/>
        <w:rPr>
          <w:rFonts w:ascii="Times New Roman" w:eastAsia="Times New Roman" w:hAnsi="Times New Roman" w:cs="Times New Roman"/>
          <w:b/>
          <w:sz w:val="24"/>
          <w:szCs w:val="24"/>
        </w:rPr>
      </w:pPr>
      <w:r w:rsidRPr="00302E13">
        <w:rPr>
          <w:rFonts w:ascii="Times New Roman" w:eastAsia="Times New Roman" w:hAnsi="Times New Roman" w:cs="Times New Roman"/>
          <w:b/>
          <w:sz w:val="24"/>
          <w:szCs w:val="24"/>
        </w:rPr>
        <w:t>Authors contribution:</w:t>
      </w:r>
      <w:r w:rsidRPr="002A5CAF">
        <w:rPr>
          <w:rFonts w:ascii="Times New Roman" w:eastAsia="Times New Roman" w:hAnsi="Times New Roman" w:cs="Times New Roman"/>
          <w:b/>
          <w:sz w:val="24"/>
          <w:szCs w:val="24"/>
        </w:rPr>
        <w:t xml:space="preserve"> </w:t>
      </w:r>
    </w:p>
    <w:p w14:paraId="421F9A96" w14:textId="7DCE25E2"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DW </w:t>
      </w:r>
      <w:r w:rsidR="00752B6C">
        <w:rPr>
          <w:rFonts w:ascii="Times New Roman" w:eastAsia="Times New Roman" w:hAnsi="Times New Roman" w:cs="Times New Roman"/>
          <w:bCs/>
          <w:sz w:val="24"/>
          <w:szCs w:val="24"/>
        </w:rPr>
        <w:t>and</w:t>
      </w:r>
      <w:r w:rsidRPr="00752B6C">
        <w:rPr>
          <w:rFonts w:ascii="Times New Roman" w:eastAsia="Times New Roman" w:hAnsi="Times New Roman" w:cs="Times New Roman"/>
          <w:bCs/>
          <w:sz w:val="24"/>
          <w:szCs w:val="24"/>
        </w:rPr>
        <w:t xml:space="preserve"> BR conceived and designed the task. DW and RF </w:t>
      </w:r>
      <w:r w:rsidR="00752B6C">
        <w:rPr>
          <w:rFonts w:ascii="Times New Roman" w:eastAsia="Times New Roman" w:hAnsi="Times New Roman" w:cs="Times New Roman"/>
          <w:bCs/>
          <w:sz w:val="24"/>
          <w:szCs w:val="24"/>
        </w:rPr>
        <w:t>collected the data</w:t>
      </w:r>
      <w:r w:rsidRPr="00752B6C">
        <w:rPr>
          <w:rFonts w:ascii="Times New Roman" w:eastAsia="Times New Roman" w:hAnsi="Times New Roman" w:cs="Times New Roman"/>
          <w:bCs/>
          <w:sz w:val="24"/>
          <w:szCs w:val="24"/>
        </w:rPr>
        <w:t xml:space="preserve">. </w:t>
      </w:r>
    </w:p>
    <w:p w14:paraId="7DE74A80" w14:textId="3788A097"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RF, SW, MMc</w:t>
      </w:r>
      <w:r w:rsidR="00302E13">
        <w:rPr>
          <w:rFonts w:ascii="Times New Roman" w:eastAsia="Times New Roman" w:hAnsi="Times New Roman" w:cs="Times New Roman"/>
          <w:bCs/>
          <w:sz w:val="24"/>
          <w:szCs w:val="24"/>
        </w:rPr>
        <w:t xml:space="preserve"> and</w:t>
      </w:r>
      <w:r w:rsidRPr="00752B6C">
        <w:rPr>
          <w:rFonts w:ascii="Times New Roman" w:eastAsia="Times New Roman" w:hAnsi="Times New Roman" w:cs="Times New Roman"/>
          <w:bCs/>
          <w:sz w:val="24"/>
          <w:szCs w:val="24"/>
        </w:rPr>
        <w:t xml:space="preserve"> TS analyzed</w:t>
      </w:r>
      <w:r w:rsidRPr="002A5CAF">
        <w:rPr>
          <w:rFonts w:ascii="Times New Roman" w:eastAsia="Times New Roman" w:hAnsi="Times New Roman" w:cs="Times New Roman"/>
          <w:bCs/>
          <w:sz w:val="24"/>
          <w:szCs w:val="24"/>
        </w:rPr>
        <w:t xml:space="preserve"> th</w:t>
      </w:r>
      <w:r w:rsidRPr="00752B6C">
        <w:rPr>
          <w:rFonts w:ascii="Times New Roman" w:eastAsia="Times New Roman" w:hAnsi="Times New Roman" w:cs="Times New Roman"/>
          <w:bCs/>
          <w:sz w:val="24"/>
          <w:szCs w:val="24"/>
        </w:rPr>
        <w:t>e data. DW, RF and ME performed surgeries</w:t>
      </w:r>
      <w:r w:rsidR="006447CF">
        <w:rPr>
          <w:rFonts w:ascii="Times New Roman" w:eastAsia="Times New Roman" w:hAnsi="Times New Roman" w:cs="Times New Roman"/>
          <w:bCs/>
          <w:sz w:val="24"/>
          <w:szCs w:val="24"/>
        </w:rPr>
        <w:t xml:space="preserve"> and MRIs</w:t>
      </w:r>
      <w:r w:rsidRPr="00752B6C">
        <w:rPr>
          <w:rFonts w:ascii="Times New Roman" w:eastAsia="Times New Roman" w:hAnsi="Times New Roman" w:cs="Times New Roman"/>
          <w:bCs/>
          <w:sz w:val="24"/>
          <w:szCs w:val="24"/>
        </w:rPr>
        <w:t xml:space="preserve">. </w:t>
      </w:r>
    </w:p>
    <w:p w14:paraId="782791DB" w14:textId="6BDBA86B" w:rsidR="00336A50" w:rsidRPr="00752B6C" w:rsidRDefault="00336A50">
      <w:pPr>
        <w:spacing w:after="0" w:line="240" w:lineRule="auto"/>
        <w:rPr>
          <w:rFonts w:ascii="Times New Roman" w:eastAsia="Times New Roman" w:hAnsi="Times New Roman" w:cs="Times New Roman"/>
          <w:bCs/>
          <w:sz w:val="24"/>
          <w:szCs w:val="24"/>
        </w:rPr>
      </w:pPr>
      <w:r w:rsidRPr="00752B6C">
        <w:rPr>
          <w:rFonts w:ascii="Times New Roman" w:eastAsia="Times New Roman" w:hAnsi="Times New Roman" w:cs="Times New Roman"/>
          <w:bCs/>
          <w:sz w:val="24"/>
          <w:szCs w:val="24"/>
        </w:rPr>
        <w:t xml:space="preserve">All authors wrote the paper. </w:t>
      </w:r>
    </w:p>
    <w:p w14:paraId="2F6AC92B" w14:textId="77777777" w:rsidR="00336A50" w:rsidRPr="00336A50" w:rsidRDefault="00336A50">
      <w:pPr>
        <w:spacing w:after="0" w:line="240" w:lineRule="auto"/>
        <w:rPr>
          <w:rFonts w:ascii="Times New Roman" w:eastAsia="Times New Roman" w:hAnsi="Times New Roman" w:cs="Times New Roman"/>
          <w:sz w:val="24"/>
          <w:szCs w:val="24"/>
        </w:rPr>
      </w:pPr>
    </w:p>
    <w:p w14:paraId="0000001F" w14:textId="77777777" w:rsidR="003B379C" w:rsidRPr="00336A50" w:rsidRDefault="003B379C">
      <w:pPr>
        <w:spacing w:after="0" w:line="240" w:lineRule="auto"/>
        <w:rPr>
          <w:rFonts w:ascii="Times New Roman" w:eastAsia="Times New Roman" w:hAnsi="Times New Roman" w:cs="Times New Roman"/>
          <w:sz w:val="24"/>
          <w:szCs w:val="24"/>
        </w:rPr>
      </w:pPr>
    </w:p>
    <w:p w14:paraId="00000020" w14:textId="77777777" w:rsidR="003B379C" w:rsidRPr="00336A50" w:rsidRDefault="003B379C">
      <w:pPr>
        <w:spacing w:after="0" w:line="240" w:lineRule="auto"/>
        <w:rPr>
          <w:rFonts w:ascii="Times New Roman" w:eastAsia="Times New Roman" w:hAnsi="Times New Roman" w:cs="Times New Roman"/>
          <w:sz w:val="24"/>
          <w:szCs w:val="24"/>
        </w:rPr>
      </w:pPr>
    </w:p>
    <w:p w14:paraId="00000021" w14:textId="77777777" w:rsidR="003B379C" w:rsidRPr="00336A50" w:rsidRDefault="003B379C">
      <w:pPr>
        <w:spacing w:after="0" w:line="240" w:lineRule="auto"/>
        <w:rPr>
          <w:rFonts w:ascii="Times New Roman" w:eastAsia="Times New Roman" w:hAnsi="Times New Roman" w:cs="Times New Roman"/>
          <w:sz w:val="24"/>
          <w:szCs w:val="24"/>
        </w:rPr>
      </w:pPr>
    </w:p>
    <w:p w14:paraId="00000022" w14:textId="77777777" w:rsidR="003B379C" w:rsidRPr="00336A50" w:rsidRDefault="003B379C">
      <w:pPr>
        <w:spacing w:after="0" w:line="240" w:lineRule="auto"/>
        <w:rPr>
          <w:rFonts w:ascii="Times New Roman" w:eastAsia="Times New Roman" w:hAnsi="Times New Roman" w:cs="Times New Roman"/>
          <w:sz w:val="24"/>
          <w:szCs w:val="24"/>
        </w:rPr>
      </w:pPr>
    </w:p>
    <w:p w14:paraId="00000023" w14:textId="77777777" w:rsidR="003B379C" w:rsidRPr="00336A50" w:rsidRDefault="003B379C">
      <w:pPr>
        <w:spacing w:after="0" w:line="240" w:lineRule="auto"/>
        <w:rPr>
          <w:rFonts w:ascii="Times New Roman" w:eastAsia="Times New Roman" w:hAnsi="Times New Roman" w:cs="Times New Roman"/>
          <w:sz w:val="24"/>
          <w:szCs w:val="24"/>
        </w:rPr>
      </w:pPr>
    </w:p>
    <w:p w14:paraId="00000024" w14:textId="77777777" w:rsidR="003B379C" w:rsidRPr="00336A50" w:rsidRDefault="003B379C">
      <w:pPr>
        <w:spacing w:after="0" w:line="240" w:lineRule="auto"/>
        <w:rPr>
          <w:rFonts w:ascii="Times New Roman" w:eastAsia="Times New Roman" w:hAnsi="Times New Roman" w:cs="Times New Roman"/>
          <w:sz w:val="24"/>
          <w:szCs w:val="24"/>
        </w:rPr>
      </w:pPr>
    </w:p>
    <w:p w14:paraId="00000025" w14:textId="77777777" w:rsidR="003B379C" w:rsidRPr="00336A50" w:rsidRDefault="003B379C">
      <w:pPr>
        <w:spacing w:after="0" w:line="240" w:lineRule="auto"/>
        <w:rPr>
          <w:rFonts w:ascii="Times New Roman" w:eastAsia="Times New Roman" w:hAnsi="Times New Roman" w:cs="Times New Roman"/>
          <w:sz w:val="24"/>
          <w:szCs w:val="24"/>
        </w:rPr>
      </w:pPr>
    </w:p>
    <w:p w14:paraId="00000026" w14:textId="77777777" w:rsidR="003B379C" w:rsidRPr="00336A50" w:rsidRDefault="003B379C">
      <w:pPr>
        <w:spacing w:after="0" w:line="240" w:lineRule="auto"/>
        <w:rPr>
          <w:rFonts w:ascii="Times New Roman" w:eastAsia="Times New Roman" w:hAnsi="Times New Roman" w:cs="Times New Roman"/>
          <w:sz w:val="24"/>
          <w:szCs w:val="24"/>
        </w:rPr>
      </w:pPr>
    </w:p>
    <w:p w14:paraId="00000027" w14:textId="77777777" w:rsidR="003B379C" w:rsidRPr="00336A50" w:rsidRDefault="003B379C">
      <w:pPr>
        <w:spacing w:after="0" w:line="240" w:lineRule="auto"/>
        <w:rPr>
          <w:rFonts w:ascii="Times New Roman" w:eastAsia="Times New Roman" w:hAnsi="Times New Roman" w:cs="Times New Roman"/>
          <w:sz w:val="24"/>
          <w:szCs w:val="24"/>
        </w:rPr>
      </w:pPr>
    </w:p>
    <w:p w14:paraId="284BD3FB" w14:textId="77777777" w:rsidR="0016579C" w:rsidRPr="00336A50" w:rsidRDefault="0016579C">
      <w:pPr>
        <w:spacing w:after="0" w:line="480" w:lineRule="auto"/>
        <w:rPr>
          <w:rFonts w:ascii="Times New Roman" w:eastAsia="Times New Roman" w:hAnsi="Times New Roman" w:cs="Times New Roman"/>
          <w:b/>
          <w:sz w:val="24"/>
          <w:szCs w:val="24"/>
        </w:rPr>
      </w:pPr>
    </w:p>
    <w:p w14:paraId="73F6072C" w14:textId="77777777" w:rsidR="00E54184" w:rsidRPr="00336A50" w:rsidRDefault="00E54184">
      <w:pPr>
        <w:spacing w:after="0" w:line="480" w:lineRule="auto"/>
        <w:rPr>
          <w:rFonts w:ascii="Times New Roman" w:eastAsia="Times New Roman" w:hAnsi="Times New Roman" w:cs="Times New Roman"/>
          <w:b/>
          <w:sz w:val="24"/>
          <w:szCs w:val="24"/>
        </w:rPr>
      </w:pPr>
    </w:p>
    <w:p w14:paraId="4E9A3FAA" w14:textId="77777777" w:rsidR="003D7A2A" w:rsidRPr="00336A50" w:rsidRDefault="003D7A2A">
      <w:pPr>
        <w:spacing w:after="0" w:line="480" w:lineRule="auto"/>
        <w:rPr>
          <w:rFonts w:ascii="Times New Roman" w:eastAsia="Times New Roman" w:hAnsi="Times New Roman" w:cs="Times New Roman"/>
          <w:b/>
          <w:sz w:val="24"/>
          <w:szCs w:val="24"/>
        </w:rPr>
      </w:pPr>
    </w:p>
    <w:p w14:paraId="00000028" w14:textId="02BE0389"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Abstract</w:t>
      </w:r>
    </w:p>
    <w:p w14:paraId="1A6C8B61" w14:textId="77777777" w:rsidR="00300F4D" w:rsidRPr="00300F4D" w:rsidRDefault="00300F4D" w:rsidP="00300F4D">
      <w:pPr>
        <w:spacing w:after="0" w:line="480" w:lineRule="auto"/>
        <w:ind w:firstLine="360"/>
        <w:rPr>
          <w:rFonts w:ascii="Times New Roman" w:eastAsia="Times New Roman" w:hAnsi="Times New Roman" w:cs="Times New Roman"/>
          <w:sz w:val="24"/>
          <w:szCs w:val="24"/>
        </w:rPr>
      </w:pPr>
      <w:bookmarkStart w:id="7" w:name="_Hlk158908181"/>
      <w:r w:rsidRPr="00300F4D">
        <w:rPr>
          <w:rFonts w:ascii="Times New Roman" w:eastAsia="Times New Roman" w:hAnsi="Times New Roman" w:cs="Times New Roman"/>
          <w:sz w:val="24"/>
          <w:szCs w:val="24"/>
        </w:rPr>
        <w:t>The lateral prefrontal cortex (lPFC) is involved in reward valuation.</w:t>
      </w:r>
      <w:bookmarkEnd w:id="7"/>
      <w:r w:rsidRPr="00300F4D">
        <w:rPr>
          <w:rFonts w:ascii="Times New Roman" w:eastAsia="Times New Roman" w:hAnsi="Times New Roman" w:cs="Times New Roman"/>
          <w:sz w:val="24"/>
          <w:szCs w:val="24"/>
        </w:rPr>
        <w:t xml:space="preserve"> Monkeys with lesioned lPFC lose the ability to integrate reward value information across multiple domains. Humans with lPFC lesions show altered motivated behavior, consistent with an altered representation of value information. Here, we investigated the temporal neural dynamics of reward-related information in the lPFC to guide choice. We recorded single neuronal activity from the inferior bank of the principal sulcus in two monkeys performing a visually cued multi-drop/multi-delay task. On each trial, the monkeys could choose to accept or reject an offered reward, the value of which was signaled by a visual cue. Monkeys were more likely to accept offers as the reward became larger and the delay became shorter. </w:t>
      </w:r>
    </w:p>
    <w:p w14:paraId="512BCFF2" w14:textId="77777777" w:rsidR="00300F4D" w:rsidRPr="00300F4D" w:rsidRDefault="00300F4D" w:rsidP="00300F4D">
      <w:pPr>
        <w:spacing w:after="0" w:line="480" w:lineRule="auto"/>
        <w:ind w:firstLine="360"/>
        <w:rPr>
          <w:rFonts w:ascii="Times New Roman" w:eastAsia="Times New Roman" w:hAnsi="Times New Roman" w:cs="Times New Roman"/>
          <w:sz w:val="24"/>
          <w:szCs w:val="24"/>
        </w:rPr>
      </w:pPr>
      <w:bookmarkStart w:id="8" w:name="_Hlk158908404"/>
      <w:r w:rsidRPr="00300F4D">
        <w:rPr>
          <w:rFonts w:ascii="Times New Roman" w:eastAsia="Times New Roman" w:hAnsi="Times New Roman" w:cs="Times New Roman"/>
          <w:sz w:val="24"/>
          <w:szCs w:val="24"/>
        </w:rPr>
        <w:t>Overall, we found that most of the information about reward outcome in the lPFC is mainly expressed by changes in rate-based activity in a specific time window that is idiosyncratic between neurons, allowing information to be maintained by the population across the entire offer interval.</w:t>
      </w:r>
    </w:p>
    <w:p w14:paraId="4F77ED98" w14:textId="3131190F" w:rsidR="00F05138" w:rsidRDefault="00300F4D" w:rsidP="00300F4D">
      <w:pPr>
        <w:spacing w:after="0" w:line="480" w:lineRule="auto"/>
        <w:ind w:firstLine="360"/>
        <w:rPr>
          <w:rFonts w:ascii="Times New Roman" w:eastAsia="Times New Roman" w:hAnsi="Times New Roman" w:cs="Times New Roman"/>
          <w:sz w:val="24"/>
          <w:szCs w:val="24"/>
        </w:rPr>
      </w:pPr>
      <w:r w:rsidRPr="00300F4D">
        <w:rPr>
          <w:rFonts w:ascii="Times New Roman" w:eastAsia="Times New Roman" w:hAnsi="Times New Roman" w:cs="Times New Roman"/>
          <w:sz w:val="24"/>
          <w:szCs w:val="24"/>
        </w:rPr>
        <w:t xml:space="preserve">We also found a different onset of encoding and a different temporal distribution of reward magnitude and delay information during the offer interval. Reward magnitude information was encoded earlier and remained strongly linearly correlated for some time </w:t>
      </w:r>
      <w:r w:rsidR="001B0F3A">
        <w:rPr>
          <w:rFonts w:ascii="Times New Roman" w:eastAsia="Times New Roman" w:hAnsi="Times New Roman" w:cs="Times New Roman"/>
          <w:sz w:val="24"/>
          <w:szCs w:val="24"/>
        </w:rPr>
        <w:t>of</w:t>
      </w:r>
      <w:r w:rsidRPr="00300F4D">
        <w:rPr>
          <w:rFonts w:ascii="Times New Roman" w:eastAsia="Times New Roman" w:hAnsi="Times New Roman" w:cs="Times New Roman"/>
          <w:sz w:val="24"/>
          <w:szCs w:val="24"/>
        </w:rPr>
        <w:t xml:space="preserve"> the early part of the offer interval, whereas delay information emerged a bit later and remained strongly correlated for a longer time as it moved into the later part of the offer interval. The integrated value information emerged when both</w:t>
      </w:r>
      <w:r w:rsidR="005D1E4E">
        <w:rPr>
          <w:rFonts w:ascii="Times New Roman" w:eastAsia="Times New Roman" w:hAnsi="Times New Roman" w:cs="Times New Roman"/>
          <w:sz w:val="24"/>
          <w:szCs w:val="24"/>
        </w:rPr>
        <w:t xml:space="preserve"> magnitude</w:t>
      </w:r>
      <w:r w:rsidRPr="00300F4D">
        <w:rPr>
          <w:rFonts w:ascii="Times New Roman" w:eastAsia="Times New Roman" w:hAnsi="Times New Roman" w:cs="Times New Roman"/>
          <w:sz w:val="24"/>
          <w:szCs w:val="24"/>
        </w:rPr>
        <w:t xml:space="preserve"> and delay encoding reached their maximum and lasted only the transition period between the two factors.</w:t>
      </w:r>
    </w:p>
    <w:bookmarkEnd w:id="8"/>
    <w:p w14:paraId="4C61BEDE" w14:textId="77777777" w:rsidR="001B0F3A" w:rsidRDefault="001B0F3A" w:rsidP="00300F4D">
      <w:pPr>
        <w:spacing w:after="0" w:line="480" w:lineRule="auto"/>
        <w:ind w:firstLine="360"/>
        <w:rPr>
          <w:rFonts w:ascii="Times New Roman" w:eastAsia="Times New Roman" w:hAnsi="Times New Roman" w:cs="Times New Roman"/>
          <w:sz w:val="24"/>
          <w:szCs w:val="24"/>
        </w:rPr>
      </w:pPr>
    </w:p>
    <w:p w14:paraId="74F22889" w14:textId="77777777" w:rsidR="00C154F7" w:rsidRDefault="00C154F7">
      <w:pPr>
        <w:spacing w:after="0" w:line="480" w:lineRule="auto"/>
        <w:rPr>
          <w:rFonts w:ascii="Times New Roman" w:eastAsia="Times New Roman" w:hAnsi="Times New Roman" w:cs="Times New Roman"/>
          <w:b/>
          <w:sz w:val="24"/>
          <w:szCs w:val="24"/>
        </w:rPr>
      </w:pPr>
    </w:p>
    <w:p w14:paraId="62800BDC" w14:textId="77777777" w:rsidR="00C154F7" w:rsidRDefault="00C154F7">
      <w:pPr>
        <w:spacing w:after="0" w:line="480" w:lineRule="auto"/>
        <w:rPr>
          <w:rFonts w:ascii="Times New Roman" w:eastAsia="Times New Roman" w:hAnsi="Times New Roman" w:cs="Times New Roman"/>
          <w:b/>
          <w:sz w:val="24"/>
          <w:szCs w:val="24"/>
        </w:rPr>
      </w:pPr>
    </w:p>
    <w:p w14:paraId="0000002B" w14:textId="575E94D1"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Introduction</w:t>
      </w:r>
    </w:p>
    <w:p w14:paraId="1413A446" w14:textId="5587A7A3" w:rsidR="00361C80" w:rsidRDefault="00D3041E" w:rsidP="003C0ED9">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When presented with several options, both humans and</w:t>
      </w:r>
      <w:r w:rsidR="00F1718B">
        <w:rPr>
          <w:rFonts w:ascii="Times New Roman" w:eastAsia="Times New Roman" w:hAnsi="Times New Roman" w:cs="Times New Roman"/>
          <w:color w:val="000000"/>
          <w:sz w:val="24"/>
          <w:szCs w:val="24"/>
        </w:rPr>
        <w:t xml:space="preserve"> other</w:t>
      </w:r>
      <w:r>
        <w:rPr>
          <w:rFonts w:ascii="Times New Roman" w:eastAsia="Times New Roman" w:hAnsi="Times New Roman" w:cs="Times New Roman"/>
          <w:color w:val="000000"/>
          <w:sz w:val="24"/>
          <w:szCs w:val="24"/>
        </w:rPr>
        <w:t xml:space="preserve"> animals first evaluate the options</w:t>
      </w:r>
      <w:r w:rsidR="004309C4">
        <w:rPr>
          <w:rFonts w:ascii="Times New Roman" w:eastAsia="Times New Roman" w:hAnsi="Times New Roman" w:cs="Times New Roman"/>
          <w:color w:val="000000"/>
          <w:sz w:val="24"/>
          <w:szCs w:val="24"/>
        </w:rPr>
        <w:t xml:space="preserve"> before making decisions</w:t>
      </w:r>
      <w:r>
        <w:rPr>
          <w:rFonts w:ascii="Times New Roman" w:eastAsia="Times New Roman" w:hAnsi="Times New Roman" w:cs="Times New Roman"/>
          <w:color w:val="000000"/>
          <w:sz w:val="24"/>
          <w:szCs w:val="24"/>
        </w:rPr>
        <w:t>. During intertemporal choices of delayed rewards</w:t>
      </w:r>
      <w:r w:rsidR="00322258">
        <w:rPr>
          <w:rFonts w:ascii="Times New Roman" w:eastAsia="Times New Roman" w:hAnsi="Times New Roman" w:cs="Times New Roman"/>
          <w:color w:val="000000"/>
          <w:sz w:val="24"/>
          <w:szCs w:val="24"/>
        </w:rPr>
        <w:t xml:space="preserve">, </w:t>
      </w:r>
      <w:r w:rsidR="00F1718B">
        <w:rPr>
          <w:rFonts w:ascii="Times New Roman" w:eastAsia="Times New Roman" w:hAnsi="Times New Roman" w:cs="Times New Roman"/>
          <w:color w:val="000000"/>
          <w:sz w:val="24"/>
          <w:szCs w:val="24"/>
        </w:rPr>
        <w:t>they</w:t>
      </w:r>
      <w:r>
        <w:rPr>
          <w:rFonts w:ascii="Times New Roman" w:eastAsia="Times New Roman" w:hAnsi="Times New Roman" w:cs="Times New Roman"/>
          <w:color w:val="000000"/>
          <w:sz w:val="24"/>
          <w:szCs w:val="24"/>
        </w:rPr>
        <w:t xml:space="preserve"> tend </w:t>
      </w:r>
      <w:r w:rsidR="001E7BF2">
        <w:rPr>
          <w:rFonts w:ascii="Times New Roman" w:eastAsia="Times New Roman" w:hAnsi="Times New Roman" w:cs="Times New Roman"/>
          <w:color w:val="000000"/>
          <w:sz w:val="24"/>
          <w:szCs w:val="24"/>
        </w:rPr>
        <w:t xml:space="preserve">more frequently </w:t>
      </w:r>
      <w:r>
        <w:rPr>
          <w:rFonts w:ascii="Times New Roman" w:eastAsia="Times New Roman" w:hAnsi="Times New Roman" w:cs="Times New Roman"/>
          <w:color w:val="000000"/>
          <w:sz w:val="24"/>
          <w:szCs w:val="24"/>
        </w:rPr>
        <w:t>to choose smaller and sooner, than later rewards making the reward value discounted by the time required to receive it (</w:t>
      </w:r>
      <w:r>
        <w:rPr>
          <w:rFonts w:ascii="Times New Roman" w:eastAsia="Times New Roman" w:hAnsi="Times New Roman" w:cs="Times New Roman"/>
          <w:i/>
          <w:color w:val="FF0000"/>
          <w:sz w:val="24"/>
          <w:szCs w:val="24"/>
        </w:rPr>
        <w:t>Rudebeck et al., 2006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Kable and Glimcher, 2007</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color w:val="FF0000"/>
          <w:sz w:val="24"/>
          <w:szCs w:val="24"/>
        </w:rPr>
        <w:t xml:space="preserve">; </w:t>
      </w:r>
      <w:r w:rsidR="00E80DB6" w:rsidRPr="00E80DB6">
        <w:rPr>
          <w:rFonts w:ascii="Times New Roman" w:eastAsia="Times New Roman" w:hAnsi="Times New Roman" w:cs="Times New Roman"/>
          <w:i/>
          <w:iCs/>
          <w:color w:val="FF0000"/>
          <w:sz w:val="24"/>
          <w:szCs w:val="24"/>
        </w:rPr>
        <w:t>Peters and Büchel, 2011</w:t>
      </w:r>
      <w:r w:rsidR="00E80DB6">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Impairments in discounting characterize some clinical disorders, such as addiction, drug abuse, gambling,</w:t>
      </w:r>
      <w:r w:rsidR="00074645">
        <w:rPr>
          <w:rFonts w:ascii="Times New Roman" w:eastAsia="Times New Roman" w:hAnsi="Times New Roman" w:cs="Times New Roman"/>
          <w:color w:val="000000"/>
          <w:sz w:val="24"/>
          <w:szCs w:val="24"/>
        </w:rPr>
        <w:t xml:space="preserve"> </w:t>
      </w:r>
      <w:r w:rsidR="008043F3">
        <w:rPr>
          <w:rFonts w:ascii="Times New Roman" w:eastAsia="Times New Roman" w:hAnsi="Times New Roman" w:cs="Times New Roman"/>
          <w:color w:val="000000"/>
          <w:sz w:val="24"/>
          <w:szCs w:val="24"/>
        </w:rPr>
        <w:t xml:space="preserve">and Parkinson’s </w:t>
      </w:r>
      <w:r w:rsidR="003F0059">
        <w:rPr>
          <w:rFonts w:ascii="Times New Roman" w:eastAsia="Times New Roman" w:hAnsi="Times New Roman" w:cs="Times New Roman"/>
          <w:color w:val="000000"/>
          <w:sz w:val="24"/>
          <w:szCs w:val="24"/>
        </w:rPr>
        <w:t>disease</w:t>
      </w:r>
      <w:r w:rsidR="008043F3">
        <w:rPr>
          <w:rFonts w:ascii="Times New Roman" w:eastAsia="Times New Roman" w:hAnsi="Times New Roman" w:cs="Times New Roman"/>
          <w:color w:val="000000"/>
          <w:sz w:val="24"/>
          <w:szCs w:val="24"/>
        </w:rPr>
        <w:t xml:space="preserve"> (</w:t>
      </w:r>
      <w:r w:rsidR="00BB5DEC" w:rsidRPr="0042172E">
        <w:rPr>
          <w:rFonts w:ascii="Times New Roman" w:eastAsia="Times New Roman" w:hAnsi="Times New Roman" w:cs="Times New Roman"/>
          <w:i/>
          <w:iCs/>
          <w:color w:val="FF0000"/>
          <w:sz w:val="24"/>
          <w:szCs w:val="24"/>
        </w:rPr>
        <w:t>Reynolds, 2006; Milenkova et al., 2011</w:t>
      </w:r>
      <w:r w:rsidR="008043F3">
        <w:rPr>
          <w:rFonts w:ascii="Times New Roman" w:eastAsia="Times New Roman" w:hAnsi="Times New Roman" w:cs="Times New Roman"/>
          <w:color w:val="000000"/>
          <w:sz w:val="24"/>
          <w:szCs w:val="24"/>
        </w:rPr>
        <w:t>)</w:t>
      </w:r>
      <w:r w:rsidR="00FA0BDA">
        <w:rPr>
          <w:rFonts w:ascii="Times New Roman" w:eastAsia="Times New Roman" w:hAnsi="Times New Roman" w:cs="Times New Roman"/>
          <w:color w:val="000000"/>
          <w:sz w:val="24"/>
          <w:szCs w:val="24"/>
        </w:rPr>
        <w:t>.</w:t>
      </w:r>
    </w:p>
    <w:p w14:paraId="46FECD22" w14:textId="1BF0C63A" w:rsidR="005A29E1" w:rsidRPr="00A368F5" w:rsidRDefault="00D3041E" w:rsidP="007A20A2">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Previous studies conducted in our lab</w:t>
      </w:r>
      <w:r w:rsidR="00811327">
        <w:rPr>
          <w:rFonts w:ascii="Times New Roman" w:eastAsia="Times New Roman" w:hAnsi="Times New Roman" w:cs="Times New Roman"/>
          <w:color w:val="000000"/>
          <w:sz w:val="24"/>
          <w:szCs w:val="24"/>
        </w:rPr>
        <w:t>oratory</w:t>
      </w:r>
      <w:r>
        <w:rPr>
          <w:rFonts w:ascii="Times New Roman" w:eastAsia="Times New Roman" w:hAnsi="Times New Roman" w:cs="Times New Roman"/>
          <w:color w:val="000000"/>
          <w:sz w:val="24"/>
          <w:szCs w:val="24"/>
        </w:rPr>
        <w:t xml:space="preserve"> have shown that several cortical and sub-cortical areas in monkeys are engaged in reward value estimation to drive behavior (</w:t>
      </w:r>
      <w:r>
        <w:rPr>
          <w:rFonts w:ascii="Times New Roman" w:eastAsia="Times New Roman" w:hAnsi="Times New Roman" w:cs="Times New Roman"/>
          <w:i/>
          <w:color w:val="FF0000"/>
          <w:sz w:val="24"/>
          <w:szCs w:val="24"/>
        </w:rPr>
        <w:t>Bowman et al., 1996</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Shidara et al., 1998; Shidara and Richmond, 2002</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Sugase-Miyamoto and Richmond, 2005</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Simmons and Richmond, 2008</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Bouret and Richmond, 2010</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i/>
          <w:color w:val="FF0000"/>
          <w:sz w:val="24"/>
          <w:szCs w:val="24"/>
        </w:rPr>
        <w:t>Falcone et al., 2019</w:t>
      </w:r>
      <w:r>
        <w:rPr>
          <w:rFonts w:ascii="Times New Roman" w:eastAsia="Times New Roman" w:hAnsi="Times New Roman" w:cs="Times New Roman"/>
          <w:color w:val="000000"/>
          <w:sz w:val="24"/>
          <w:szCs w:val="24"/>
        </w:rPr>
        <w:t xml:space="preserve">). </w:t>
      </w:r>
      <w:r w:rsidR="00DD3024">
        <w:rPr>
          <w:rFonts w:ascii="Times New Roman" w:eastAsia="Times New Roman" w:hAnsi="Times New Roman" w:cs="Times New Roman"/>
          <w:color w:val="000000"/>
          <w:sz w:val="24"/>
          <w:szCs w:val="24"/>
          <w:highlight w:val="white"/>
        </w:rPr>
        <w:t>M</w:t>
      </w:r>
      <w:r w:rsidR="006E52F1">
        <w:rPr>
          <w:rFonts w:ascii="Times New Roman" w:eastAsia="Times New Roman" w:hAnsi="Times New Roman" w:cs="Times New Roman"/>
          <w:color w:val="000000"/>
          <w:sz w:val="24"/>
          <w:szCs w:val="24"/>
          <w:highlight w:val="white"/>
        </w:rPr>
        <w:t>onkeys with lesion</w:t>
      </w:r>
      <w:r w:rsidR="00831643">
        <w:rPr>
          <w:rFonts w:ascii="Times New Roman" w:eastAsia="Times New Roman" w:hAnsi="Times New Roman" w:cs="Times New Roman"/>
          <w:color w:val="000000"/>
          <w:sz w:val="24"/>
          <w:szCs w:val="24"/>
          <w:highlight w:val="white"/>
        </w:rPr>
        <w:t>ed</w:t>
      </w:r>
      <w:r w:rsidR="006E52F1">
        <w:rPr>
          <w:rFonts w:ascii="Times New Roman" w:eastAsia="Times New Roman" w:hAnsi="Times New Roman" w:cs="Times New Roman"/>
          <w:color w:val="000000"/>
          <w:sz w:val="24"/>
          <w:szCs w:val="24"/>
          <w:highlight w:val="white"/>
        </w:rPr>
        <w:t xml:space="preserve"> lPFC lose the ability to integrate the reward value information only when the reward was a combination of both magnitude and delay time that varied together (</w:t>
      </w:r>
      <w:r w:rsidR="006E52F1">
        <w:rPr>
          <w:rFonts w:ascii="Times New Roman" w:eastAsia="Times New Roman" w:hAnsi="Times New Roman" w:cs="Times New Roman"/>
          <w:i/>
          <w:color w:val="FF0000"/>
          <w:sz w:val="24"/>
          <w:szCs w:val="24"/>
          <w:highlight w:val="white"/>
        </w:rPr>
        <w:t>Simmons et al., 2010</w:t>
      </w:r>
      <w:r w:rsidR="006E52F1">
        <w:rPr>
          <w:rFonts w:ascii="Times New Roman" w:eastAsia="Times New Roman" w:hAnsi="Times New Roman" w:cs="Times New Roman"/>
          <w:color w:val="000000"/>
          <w:sz w:val="24"/>
          <w:szCs w:val="24"/>
          <w:highlight w:val="white"/>
        </w:rPr>
        <w:t>), making this brain area necessary for integration and use of reward value information across multiple domains to guide behavior (</w:t>
      </w:r>
      <w:r w:rsidR="006E52F1">
        <w:rPr>
          <w:rFonts w:ascii="Times New Roman" w:eastAsia="Times New Roman" w:hAnsi="Times New Roman" w:cs="Times New Roman"/>
          <w:i/>
          <w:color w:val="FF0000"/>
          <w:sz w:val="24"/>
          <w:szCs w:val="24"/>
          <w:highlight w:val="white"/>
        </w:rPr>
        <w:t>Kennerley and Wallis, 2009</w:t>
      </w:r>
      <w:r w:rsidR="006E52F1">
        <w:rPr>
          <w:rFonts w:ascii="Times New Roman" w:eastAsia="Times New Roman" w:hAnsi="Times New Roman" w:cs="Times New Roman"/>
          <w:color w:val="000000"/>
          <w:sz w:val="24"/>
          <w:szCs w:val="24"/>
          <w:highlight w:val="white"/>
        </w:rPr>
        <w:t xml:space="preserve">). </w:t>
      </w:r>
      <w:r w:rsidR="00855FA8">
        <w:rPr>
          <w:rFonts w:ascii="Times New Roman" w:eastAsia="Times New Roman" w:hAnsi="Times New Roman" w:cs="Times New Roman"/>
          <w:color w:val="000000"/>
          <w:sz w:val="24"/>
          <w:szCs w:val="24"/>
          <w:highlight w:val="white"/>
        </w:rPr>
        <w:t xml:space="preserve">Value </w:t>
      </w:r>
      <w:r w:rsidR="00855FA8" w:rsidRPr="009F02A1">
        <w:rPr>
          <w:rFonts w:ascii="Times New Roman" w:eastAsia="Times New Roman" w:hAnsi="Times New Roman" w:cs="Times New Roman"/>
          <w:color w:val="000000"/>
          <w:sz w:val="24"/>
          <w:szCs w:val="24"/>
        </w:rPr>
        <w:t>i</w:t>
      </w:r>
      <w:r w:rsidR="008060BA" w:rsidRPr="009F02A1">
        <w:rPr>
          <w:rFonts w:ascii="Times New Roman" w:eastAsia="Times New Roman" w:hAnsi="Times New Roman" w:cs="Times New Roman"/>
          <w:color w:val="000000"/>
          <w:sz w:val="24"/>
          <w:szCs w:val="24"/>
        </w:rPr>
        <w:t xml:space="preserve">nformation </w:t>
      </w:r>
      <w:r w:rsidR="00855FA8" w:rsidRPr="009F02A1">
        <w:rPr>
          <w:rFonts w:ascii="Times New Roman" w:eastAsia="Times New Roman" w:hAnsi="Times New Roman" w:cs="Times New Roman"/>
          <w:color w:val="000000"/>
          <w:sz w:val="24"/>
          <w:szCs w:val="24"/>
        </w:rPr>
        <w:t xml:space="preserve">of choice options correlates with the activation of </w:t>
      </w:r>
      <w:r w:rsidR="006E52F1" w:rsidRPr="009F02A1">
        <w:rPr>
          <w:rFonts w:ascii="Times New Roman" w:eastAsia="Times New Roman" w:hAnsi="Times New Roman" w:cs="Times New Roman"/>
          <w:color w:val="000000"/>
          <w:sz w:val="24"/>
          <w:szCs w:val="24"/>
        </w:rPr>
        <w:t>the complementary lPFC region in humans (</w:t>
      </w:r>
      <w:r w:rsidR="00855FA8" w:rsidRPr="0053132C">
        <w:rPr>
          <w:rFonts w:ascii="Times New Roman" w:hAnsi="Times New Roman" w:cs="Times New Roman"/>
          <w:i/>
          <w:iCs/>
          <w:color w:val="FF0000"/>
          <w:sz w:val="24"/>
          <w:szCs w:val="24"/>
        </w:rPr>
        <w:t>Hutcherson et al., 2012;</w:t>
      </w:r>
      <w:r w:rsidR="00855FA8" w:rsidRPr="0053132C">
        <w:rPr>
          <w:rFonts w:ascii="Times New Roman" w:hAnsi="Times New Roman" w:cs="Times New Roman"/>
          <w:color w:val="FF0000"/>
          <w:sz w:val="24"/>
          <w:szCs w:val="24"/>
        </w:rPr>
        <w:t xml:space="preserve"> </w:t>
      </w:r>
      <w:r w:rsidR="006E52F1" w:rsidRPr="00855FA8">
        <w:rPr>
          <w:rFonts w:ascii="Times New Roman" w:eastAsia="Times New Roman" w:hAnsi="Times New Roman" w:cs="Times New Roman"/>
          <w:i/>
          <w:color w:val="FF0000"/>
          <w:sz w:val="24"/>
          <w:szCs w:val="24"/>
        </w:rPr>
        <w:t>Tobler et al., 2009</w:t>
      </w:r>
      <w:r w:rsidR="006E52F1" w:rsidRPr="00855FA8">
        <w:rPr>
          <w:rFonts w:ascii="Times New Roman" w:eastAsia="Times New Roman" w:hAnsi="Times New Roman" w:cs="Times New Roman"/>
          <w:color w:val="000000"/>
          <w:sz w:val="24"/>
          <w:szCs w:val="24"/>
        </w:rPr>
        <w:t>)</w:t>
      </w:r>
      <w:r w:rsidR="0053132C">
        <w:rPr>
          <w:rFonts w:ascii="Times New Roman" w:eastAsia="Times New Roman" w:hAnsi="Times New Roman" w:cs="Times New Roman"/>
          <w:color w:val="000000"/>
          <w:sz w:val="24"/>
          <w:szCs w:val="24"/>
        </w:rPr>
        <w:t xml:space="preserve">. </w:t>
      </w:r>
      <w:r w:rsidR="00D6184C" w:rsidRPr="00454003">
        <w:rPr>
          <w:rFonts w:ascii="Times New Roman" w:eastAsia="Times New Roman" w:hAnsi="Times New Roman" w:cs="Times New Roman"/>
          <w:sz w:val="24"/>
          <w:szCs w:val="24"/>
        </w:rPr>
        <w:t xml:space="preserve">Subjects with disrupted lPFC function by repetitive transcranial magnetic stimulation, </w:t>
      </w:r>
      <w:r w:rsidR="00D6184C" w:rsidRPr="00454003">
        <w:rPr>
          <w:rFonts w:ascii="Times New Roman" w:hAnsi="Times New Roman" w:cs="Times New Roman"/>
          <w:sz w:val="24"/>
          <w:szCs w:val="24"/>
          <w:shd w:val="clear" w:color="auto" w:fill="FFFFFF"/>
        </w:rPr>
        <w:t>decrease</w:t>
      </w:r>
      <w:r w:rsidR="005F5AA2">
        <w:rPr>
          <w:rFonts w:ascii="Times New Roman" w:hAnsi="Times New Roman" w:cs="Times New Roman"/>
          <w:sz w:val="24"/>
          <w:szCs w:val="24"/>
          <w:shd w:val="clear" w:color="auto" w:fill="FFFFFF"/>
        </w:rPr>
        <w:t>d</w:t>
      </w:r>
      <w:r w:rsidR="00D6184C" w:rsidRPr="00454003">
        <w:rPr>
          <w:rFonts w:ascii="Times New Roman" w:hAnsi="Times New Roman" w:cs="Times New Roman"/>
          <w:sz w:val="24"/>
          <w:szCs w:val="24"/>
          <w:shd w:val="clear" w:color="auto" w:fill="FFFFFF"/>
        </w:rPr>
        <w:t xml:space="preserve"> </w:t>
      </w:r>
      <w:r w:rsidR="00695231" w:rsidRPr="00454003">
        <w:rPr>
          <w:rFonts w:ascii="Times New Roman" w:hAnsi="Times New Roman" w:cs="Times New Roman"/>
          <w:sz w:val="24"/>
          <w:szCs w:val="24"/>
          <w:shd w:val="clear" w:color="auto" w:fill="FFFFFF"/>
        </w:rPr>
        <w:t xml:space="preserve">goal </w:t>
      </w:r>
      <w:r w:rsidR="00D6184C" w:rsidRPr="00454003">
        <w:rPr>
          <w:rFonts w:ascii="Times New Roman" w:hAnsi="Times New Roman" w:cs="Times New Roman"/>
          <w:sz w:val="24"/>
          <w:szCs w:val="24"/>
          <w:shd w:val="clear" w:color="auto" w:fill="FFFFFF"/>
        </w:rPr>
        <w:t>values</w:t>
      </w:r>
      <w:r w:rsidR="00695231" w:rsidRPr="00454003">
        <w:rPr>
          <w:rFonts w:ascii="Times New Roman" w:hAnsi="Times New Roman" w:cs="Times New Roman"/>
          <w:sz w:val="24"/>
          <w:szCs w:val="24"/>
          <w:shd w:val="clear" w:color="auto" w:fill="FFFFFF"/>
        </w:rPr>
        <w:t xml:space="preserve"> (</w:t>
      </w:r>
      <w:r w:rsidR="00695231" w:rsidRPr="00AF10D3">
        <w:rPr>
          <w:rFonts w:ascii="Times New Roman" w:hAnsi="Times New Roman" w:cs="Times New Roman"/>
          <w:i/>
          <w:iCs/>
          <w:color w:val="FF0000"/>
          <w:sz w:val="24"/>
          <w:szCs w:val="24"/>
          <w:shd w:val="clear" w:color="auto" w:fill="FFFFFF"/>
        </w:rPr>
        <w:t>Camus et al., 2009</w:t>
      </w:r>
      <w:r w:rsidR="00695231" w:rsidRPr="00454003">
        <w:rPr>
          <w:rFonts w:ascii="Times New Roman" w:hAnsi="Times New Roman" w:cs="Times New Roman"/>
          <w:sz w:val="24"/>
          <w:szCs w:val="24"/>
          <w:shd w:val="clear" w:color="auto" w:fill="FFFFFF"/>
        </w:rPr>
        <w:t>)</w:t>
      </w:r>
      <w:r w:rsidR="00D6184C" w:rsidRPr="00454003">
        <w:rPr>
          <w:rFonts w:ascii="Times New Roman" w:hAnsi="Times New Roman" w:cs="Times New Roman"/>
          <w:sz w:val="24"/>
          <w:szCs w:val="24"/>
          <w:shd w:val="clear" w:color="auto" w:fill="FFFFFF"/>
        </w:rPr>
        <w:t>.</w:t>
      </w:r>
    </w:p>
    <w:p w14:paraId="5C2F3243" w14:textId="0115A19C" w:rsidR="00866AA5" w:rsidRDefault="00E17B83" w:rsidP="00F267C4">
      <w:pPr>
        <w:pBdr>
          <w:top w:val="nil"/>
          <w:left w:val="nil"/>
          <w:bottom w:val="nil"/>
          <w:right w:val="nil"/>
          <w:between w:val="nil"/>
        </w:pBdr>
        <w:spacing w:after="0" w:line="480" w:lineRule="auto"/>
        <w:ind w:firstLine="360"/>
        <w:rPr>
          <w:rFonts w:ascii="Times New Roman" w:eastAsia="Times New Roman" w:hAnsi="Times New Roman" w:cs="Times New Roman"/>
          <w:color w:val="000000"/>
          <w:sz w:val="24"/>
          <w:szCs w:val="24"/>
        </w:rPr>
      </w:pPr>
      <w:r>
        <w:rPr>
          <w:rStyle w:val="cf01"/>
          <w:rFonts w:ascii="Times New Roman" w:hAnsi="Times New Roman" w:cs="Times New Roman"/>
          <w:sz w:val="24"/>
          <w:szCs w:val="24"/>
        </w:rPr>
        <w:t xml:space="preserve">While </w:t>
      </w:r>
      <w:r>
        <w:rPr>
          <w:rFonts w:ascii="Times New Roman" w:eastAsia="Times New Roman" w:hAnsi="Times New Roman" w:cs="Times New Roman"/>
          <w:color w:val="000000"/>
          <w:sz w:val="24"/>
          <w:szCs w:val="24"/>
        </w:rPr>
        <w:t xml:space="preserve">monkeys performed </w:t>
      </w:r>
      <w:r>
        <w:rPr>
          <w:rFonts w:ascii="Times New Roman" w:eastAsia="Times New Roman" w:hAnsi="Times New Roman" w:cs="Times New Roman"/>
          <w:color w:val="000000"/>
          <w:sz w:val="24"/>
          <w:szCs w:val="24"/>
          <w:highlight w:val="white"/>
        </w:rPr>
        <w:t xml:space="preserve">a </w:t>
      </w:r>
      <w:r>
        <w:rPr>
          <w:rFonts w:ascii="Times New Roman" w:eastAsia="Times New Roman" w:hAnsi="Times New Roman" w:cs="Times New Roman"/>
          <w:color w:val="000000"/>
          <w:sz w:val="24"/>
          <w:szCs w:val="24"/>
        </w:rPr>
        <w:t xml:space="preserve">task </w:t>
      </w:r>
      <w:r w:rsidRPr="005D6DEE">
        <w:rPr>
          <w:rFonts w:ascii="Times New Roman" w:eastAsia="Times New Roman" w:hAnsi="Times New Roman" w:cs="Times New Roman"/>
          <w:color w:val="000000"/>
          <w:sz w:val="24"/>
          <w:szCs w:val="24"/>
        </w:rPr>
        <w:t xml:space="preserve">in which they had to </w:t>
      </w:r>
      <w:r>
        <w:rPr>
          <w:rFonts w:ascii="Times New Roman" w:eastAsia="Times New Roman" w:hAnsi="Times New Roman" w:cs="Times New Roman"/>
          <w:color w:val="000000"/>
          <w:sz w:val="24"/>
          <w:szCs w:val="24"/>
        </w:rPr>
        <w:t>choose</w:t>
      </w:r>
      <w:r w:rsidRPr="005D6DE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if accepting or refusing</w:t>
      </w:r>
      <w:r w:rsidRPr="005D6DEE">
        <w:rPr>
          <w:rFonts w:ascii="Times New Roman" w:eastAsia="Times New Roman" w:hAnsi="Times New Roman" w:cs="Times New Roman"/>
          <w:color w:val="000000"/>
          <w:sz w:val="24"/>
          <w:szCs w:val="24"/>
        </w:rPr>
        <w:t xml:space="preserve"> a </w:t>
      </w:r>
      <w:r>
        <w:rPr>
          <w:rFonts w:ascii="Times New Roman" w:eastAsia="Times New Roman" w:hAnsi="Times New Roman" w:cs="Times New Roman"/>
          <w:color w:val="000000"/>
          <w:sz w:val="24"/>
          <w:szCs w:val="24"/>
        </w:rPr>
        <w:t>reward</w:t>
      </w:r>
      <w:r w:rsidRPr="005D6DEE">
        <w:rPr>
          <w:rFonts w:ascii="Times New Roman" w:eastAsia="Times New Roman" w:hAnsi="Times New Roman" w:cs="Times New Roman"/>
          <w:color w:val="000000"/>
          <w:sz w:val="24"/>
          <w:szCs w:val="24"/>
        </w:rPr>
        <w:t xml:space="preserve"> offer, the value of which was determined by</w:t>
      </w:r>
      <w:r>
        <w:rPr>
          <w:rFonts w:ascii="Times New Roman" w:eastAsia="Times New Roman" w:hAnsi="Times New Roman" w:cs="Times New Roman"/>
          <w:color w:val="000000"/>
          <w:sz w:val="24"/>
          <w:szCs w:val="24"/>
        </w:rPr>
        <w:t xml:space="preserve"> combining reward magnitude and a delay </w:t>
      </w:r>
      <w:r w:rsidRPr="00FD40F4">
        <w:rPr>
          <w:rFonts w:ascii="Times New Roman" w:eastAsia="Times New Roman" w:hAnsi="Times New Roman" w:cs="Times New Roman"/>
          <w:color w:val="000000"/>
          <w:sz w:val="24"/>
          <w:szCs w:val="24"/>
        </w:rPr>
        <w:t>time</w:t>
      </w:r>
      <w:r>
        <w:rPr>
          <w:rFonts w:ascii="Times New Roman" w:eastAsia="Times New Roman" w:hAnsi="Times New Roman" w:cs="Times New Roman"/>
          <w:color w:val="000000"/>
          <w:sz w:val="24"/>
          <w:szCs w:val="24"/>
        </w:rPr>
        <w:t xml:space="preserve"> recorded the neural activity from</w:t>
      </w:r>
      <w:r w:rsidR="005A29E1">
        <w:rPr>
          <w:rFonts w:ascii="Times New Roman" w:eastAsia="Times New Roman" w:hAnsi="Times New Roman" w:cs="Times New Roman"/>
          <w:color w:val="000000"/>
          <w:sz w:val="24"/>
          <w:szCs w:val="24"/>
        </w:rPr>
        <w:t xml:space="preserve"> the dorsal part of monkey lPFC (dlPFC), on the lower bank of the principal sulcus</w:t>
      </w:r>
      <w:r w:rsidR="005A29E1" w:rsidRPr="005A29E1">
        <w:rPr>
          <w:rFonts w:ascii="Times New Roman" w:eastAsia="Times New Roman" w:hAnsi="Times New Roman" w:cs="Times New Roman"/>
          <w:color w:val="000000"/>
          <w:sz w:val="36"/>
          <w:szCs w:val="36"/>
        </w:rPr>
        <w:t xml:space="preserve"> </w:t>
      </w:r>
      <w:r w:rsidR="005A29E1" w:rsidRPr="005A29E1">
        <w:rPr>
          <w:rStyle w:val="cf01"/>
          <w:rFonts w:ascii="Times New Roman" w:hAnsi="Times New Roman" w:cs="Times New Roman"/>
          <w:sz w:val="24"/>
          <w:szCs w:val="24"/>
        </w:rPr>
        <w:t xml:space="preserve">that extended for most of area </w:t>
      </w:r>
      <w:r w:rsidR="000D27F9" w:rsidRPr="005A29E1">
        <w:rPr>
          <w:rStyle w:val="cf01"/>
          <w:rFonts w:ascii="Times New Roman" w:hAnsi="Times New Roman" w:cs="Times New Roman"/>
          <w:sz w:val="24"/>
          <w:szCs w:val="24"/>
        </w:rPr>
        <w:t xml:space="preserve">9/46 ventral to the very rostral part of area 8 anteroventral </w:t>
      </w:r>
      <w:r w:rsidR="000D27F9">
        <w:rPr>
          <w:rFonts w:ascii="Times New Roman" w:eastAsia="Times New Roman" w:hAnsi="Times New Roman" w:cs="Times New Roman"/>
          <w:color w:val="000000"/>
          <w:sz w:val="24"/>
          <w:szCs w:val="24"/>
        </w:rPr>
        <w:t>(</w:t>
      </w:r>
      <w:r w:rsidR="000D27F9" w:rsidRPr="00D159C3">
        <w:rPr>
          <w:rFonts w:ascii="Times New Roman" w:eastAsia="Times New Roman" w:hAnsi="Times New Roman" w:cs="Times New Roman"/>
          <w:i/>
          <w:color w:val="FF0000"/>
          <w:sz w:val="24"/>
          <w:szCs w:val="24"/>
        </w:rPr>
        <w:t>Petrides and Pandya, 1999</w:t>
      </w:r>
      <w:r w:rsidR="000D27F9">
        <w:rPr>
          <w:rFonts w:ascii="Times New Roman" w:eastAsia="Times New Roman" w:hAnsi="Times New Roman" w:cs="Times New Roman"/>
          <w:i/>
          <w:color w:val="FF0000"/>
          <w:sz w:val="24"/>
          <w:szCs w:val="24"/>
        </w:rPr>
        <w:t xml:space="preserve">; </w:t>
      </w:r>
      <w:r w:rsidR="000D27F9" w:rsidRPr="00A26745">
        <w:rPr>
          <w:rFonts w:ascii="Times New Roman" w:eastAsia="Times New Roman" w:hAnsi="Times New Roman" w:cs="Times New Roman"/>
          <w:i/>
          <w:iCs/>
          <w:color w:val="FF0000"/>
          <w:sz w:val="24"/>
          <w:szCs w:val="24"/>
        </w:rPr>
        <w:t>Petrides 2005</w:t>
      </w:r>
      <w:r w:rsidR="000D27F9">
        <w:rPr>
          <w:rFonts w:ascii="Times New Roman" w:eastAsia="Times New Roman" w:hAnsi="Times New Roman" w:cs="Times New Roman"/>
          <w:i/>
          <w:iCs/>
          <w:color w:val="FF0000"/>
          <w:sz w:val="24"/>
          <w:szCs w:val="24"/>
        </w:rPr>
        <w:t>; Hoshi, 2006</w:t>
      </w:r>
      <w:r w:rsidR="000D27F9">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A29E1">
        <w:rPr>
          <w:rFonts w:ascii="Times New Roman" w:eastAsia="Times New Roman" w:hAnsi="Times New Roman" w:cs="Times New Roman"/>
          <w:color w:val="000000"/>
          <w:sz w:val="24"/>
          <w:szCs w:val="24"/>
        </w:rPr>
        <w:t xml:space="preserve"> </w:t>
      </w:r>
      <w:r w:rsidR="00FD40F4" w:rsidRPr="00FD40F4">
        <w:rPr>
          <w:rFonts w:ascii="Times New Roman" w:hAnsi="Times New Roman" w:cs="Times New Roman"/>
          <w:sz w:val="24"/>
          <w:szCs w:val="24"/>
          <w:shd w:val="clear" w:color="auto" w:fill="FFFFFF"/>
        </w:rPr>
        <w:t xml:space="preserve">Human </w:t>
      </w:r>
      <w:r w:rsidR="00203B09" w:rsidRPr="00FD40F4">
        <w:rPr>
          <w:rFonts w:ascii="Times New Roman" w:hAnsi="Times New Roman" w:cs="Times New Roman"/>
          <w:sz w:val="24"/>
          <w:szCs w:val="24"/>
          <w:shd w:val="clear" w:color="auto" w:fill="FFFFFF"/>
        </w:rPr>
        <w:lastRenderedPageBreak/>
        <w:t xml:space="preserve">dlPFC is active </w:t>
      </w:r>
      <w:r w:rsidR="00FD40F4">
        <w:rPr>
          <w:rFonts w:ascii="Times New Roman" w:hAnsi="Times New Roman" w:cs="Times New Roman"/>
          <w:sz w:val="24"/>
          <w:szCs w:val="24"/>
          <w:shd w:val="clear" w:color="auto" w:fill="FFFFFF"/>
        </w:rPr>
        <w:t xml:space="preserve">in </w:t>
      </w:r>
      <w:r w:rsidR="00653459">
        <w:rPr>
          <w:rFonts w:ascii="Times New Roman" w:hAnsi="Times New Roman" w:cs="Times New Roman"/>
          <w:sz w:val="24"/>
          <w:szCs w:val="24"/>
          <w:shd w:val="clear" w:color="auto" w:fill="FFFFFF"/>
        </w:rPr>
        <w:t>intertemporal choice</w:t>
      </w:r>
      <w:r w:rsidR="00203B09" w:rsidRPr="00FD40F4">
        <w:rPr>
          <w:rFonts w:ascii="Times New Roman" w:hAnsi="Times New Roman" w:cs="Times New Roman"/>
          <w:sz w:val="24"/>
          <w:szCs w:val="24"/>
          <w:shd w:val="clear" w:color="auto" w:fill="FFFFFF"/>
        </w:rPr>
        <w:t xml:space="preserve"> (</w:t>
      </w:r>
      <w:r w:rsidR="00203B09" w:rsidRPr="00EF56A6">
        <w:rPr>
          <w:rFonts w:ascii="Times New Roman" w:hAnsi="Times New Roman" w:cs="Times New Roman"/>
          <w:i/>
          <w:iCs/>
          <w:color w:val="FF0000"/>
          <w:sz w:val="24"/>
          <w:szCs w:val="24"/>
          <w:shd w:val="clear" w:color="auto" w:fill="FFFFFF"/>
        </w:rPr>
        <w:t>McClure et al., 2004</w:t>
      </w:r>
      <w:r w:rsidR="00203B09" w:rsidRPr="00FD40F4">
        <w:rPr>
          <w:rFonts w:ascii="Times New Roman" w:hAnsi="Times New Roman" w:cs="Times New Roman"/>
          <w:sz w:val="24"/>
          <w:szCs w:val="24"/>
          <w:shd w:val="clear" w:color="auto" w:fill="FFFFFF"/>
        </w:rPr>
        <w:t>)</w:t>
      </w:r>
      <w:r w:rsidR="00C10487">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 xml:space="preserve">and </w:t>
      </w:r>
      <w:r w:rsidR="0081156D">
        <w:rPr>
          <w:rFonts w:ascii="Times New Roman" w:hAnsi="Times New Roman" w:cs="Times New Roman"/>
          <w:sz w:val="24"/>
          <w:szCs w:val="24"/>
          <w:shd w:val="clear" w:color="auto" w:fill="FFFFFF"/>
        </w:rPr>
        <w:t>during</w:t>
      </w:r>
      <w:r w:rsidR="008E76D8">
        <w:rPr>
          <w:rFonts w:ascii="Times New Roman" w:hAnsi="Times New Roman" w:cs="Times New Roman"/>
          <w:sz w:val="24"/>
          <w:szCs w:val="24"/>
          <w:shd w:val="clear" w:color="auto" w:fill="FFFFFF"/>
        </w:rPr>
        <w:t xml:space="preserve"> </w:t>
      </w:r>
      <w:r w:rsidR="008E76D8" w:rsidRPr="008E76D8">
        <w:rPr>
          <w:rFonts w:ascii="Times New Roman" w:hAnsi="Times New Roman" w:cs="Times New Roman"/>
          <w:sz w:val="24"/>
          <w:szCs w:val="24"/>
          <w:shd w:val="clear" w:color="auto" w:fill="FFFFFF"/>
        </w:rPr>
        <w:t>learn</w:t>
      </w:r>
      <w:r w:rsidR="008E76D8">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w:t>
      </w:r>
      <w:r w:rsidR="0081156D">
        <w:rPr>
          <w:rFonts w:ascii="Times New Roman" w:hAnsi="Times New Roman" w:cs="Times New Roman"/>
          <w:sz w:val="24"/>
          <w:szCs w:val="24"/>
          <w:shd w:val="clear" w:color="auto" w:fill="FFFFFF"/>
        </w:rPr>
        <w:t xml:space="preserve">of </w:t>
      </w:r>
      <w:r w:rsidR="008E76D8" w:rsidRPr="008E76D8">
        <w:rPr>
          <w:rFonts w:ascii="Times New Roman" w:hAnsi="Times New Roman" w:cs="Times New Roman"/>
          <w:sz w:val="24"/>
          <w:szCs w:val="24"/>
          <w:shd w:val="clear" w:color="auto" w:fill="FFFFFF"/>
        </w:rPr>
        <w:t xml:space="preserve">actions </w:t>
      </w:r>
      <w:r w:rsidR="00653459">
        <w:rPr>
          <w:rFonts w:ascii="Times New Roman" w:hAnsi="Times New Roman" w:cs="Times New Roman"/>
          <w:sz w:val="24"/>
          <w:szCs w:val="24"/>
          <w:shd w:val="clear" w:color="auto" w:fill="FFFFFF"/>
        </w:rPr>
        <w:t>for</w:t>
      </w:r>
      <w:r w:rsidR="008E76D8" w:rsidRPr="008E76D8">
        <w:rPr>
          <w:rFonts w:ascii="Times New Roman" w:hAnsi="Times New Roman" w:cs="Times New Roman"/>
          <w:sz w:val="24"/>
          <w:szCs w:val="24"/>
          <w:shd w:val="clear" w:color="auto" w:fill="FFFFFF"/>
        </w:rPr>
        <w:t xml:space="preserve"> gain</w:t>
      </w:r>
      <w:r w:rsidR="00653459">
        <w:rPr>
          <w:rFonts w:ascii="Times New Roman" w:hAnsi="Times New Roman" w:cs="Times New Roman"/>
          <w:sz w:val="24"/>
          <w:szCs w:val="24"/>
          <w:shd w:val="clear" w:color="auto" w:fill="FFFFFF"/>
        </w:rPr>
        <w:t>ing</w:t>
      </w:r>
      <w:r w:rsidR="008E76D8" w:rsidRPr="008E76D8">
        <w:rPr>
          <w:rFonts w:ascii="Times New Roman" w:hAnsi="Times New Roman" w:cs="Times New Roman"/>
          <w:sz w:val="24"/>
          <w:szCs w:val="24"/>
          <w:shd w:val="clear" w:color="auto" w:fill="FFFFFF"/>
        </w:rPr>
        <w:t xml:space="preserve"> great future rewards while suffering small immediate losses</w:t>
      </w:r>
      <w:r w:rsidR="004C352E">
        <w:rPr>
          <w:rFonts w:ascii="Times New Roman" w:hAnsi="Times New Roman" w:cs="Times New Roman"/>
          <w:sz w:val="24"/>
          <w:szCs w:val="24"/>
          <w:shd w:val="clear" w:color="auto" w:fill="FFFFFF"/>
        </w:rPr>
        <w:t xml:space="preserve"> (</w:t>
      </w:r>
      <w:r w:rsidR="004C352E" w:rsidRPr="004C352E">
        <w:rPr>
          <w:rFonts w:ascii="Times New Roman" w:hAnsi="Times New Roman" w:cs="Times New Roman"/>
          <w:i/>
          <w:iCs/>
          <w:color w:val="FF0000"/>
          <w:sz w:val="24"/>
          <w:szCs w:val="24"/>
          <w:shd w:val="clear" w:color="auto" w:fill="FFFFFF"/>
        </w:rPr>
        <w:t>Tanaka et al., 2004</w:t>
      </w:r>
      <w:r w:rsidR="004C352E">
        <w:rPr>
          <w:rFonts w:ascii="Times New Roman" w:hAnsi="Times New Roman" w:cs="Times New Roman"/>
          <w:sz w:val="24"/>
          <w:szCs w:val="24"/>
          <w:shd w:val="clear" w:color="auto" w:fill="FFFFFF"/>
        </w:rPr>
        <w:t>)</w:t>
      </w:r>
      <w:r w:rsidR="008E76D8" w:rsidRPr="008E76D8">
        <w:rPr>
          <w:rFonts w:ascii="Times New Roman" w:hAnsi="Times New Roman" w:cs="Times New Roman"/>
          <w:sz w:val="24"/>
          <w:szCs w:val="24"/>
          <w:shd w:val="clear" w:color="auto" w:fill="FFFFFF"/>
        </w:rPr>
        <w:t>.</w:t>
      </w:r>
      <w:r w:rsidR="005B0691">
        <w:rPr>
          <w:rFonts w:ascii="Times New Roman" w:hAnsi="Times New Roman" w:cs="Times New Roman"/>
          <w:sz w:val="24"/>
          <w:szCs w:val="24"/>
          <w:shd w:val="clear" w:color="auto" w:fill="FFFFFF"/>
        </w:rPr>
        <w:t xml:space="preserve"> </w:t>
      </w:r>
      <w:r w:rsidR="00523DB2">
        <w:rPr>
          <w:rFonts w:ascii="Times New Roman" w:hAnsi="Times New Roman" w:cs="Times New Roman"/>
          <w:sz w:val="24"/>
          <w:szCs w:val="24"/>
          <w:shd w:val="clear" w:color="auto" w:fill="FFFFFF"/>
        </w:rPr>
        <w:t>Studies</w:t>
      </w:r>
      <w:r w:rsidR="005B0691">
        <w:rPr>
          <w:rFonts w:ascii="Times New Roman" w:hAnsi="Times New Roman" w:cs="Times New Roman"/>
          <w:sz w:val="24"/>
          <w:szCs w:val="24"/>
          <w:shd w:val="clear" w:color="auto" w:fill="FFFFFF"/>
        </w:rPr>
        <w:t xml:space="preserve"> on monkeys</w:t>
      </w:r>
      <w:r w:rsidR="00616E2E">
        <w:rPr>
          <w:rFonts w:ascii="Times New Roman" w:hAnsi="Times New Roman" w:cs="Times New Roman"/>
          <w:sz w:val="24"/>
          <w:szCs w:val="24"/>
          <w:shd w:val="clear" w:color="auto" w:fill="FFFFFF"/>
        </w:rPr>
        <w:t xml:space="preserve"> also</w:t>
      </w:r>
      <w:r w:rsidR="005B0691">
        <w:rPr>
          <w:rFonts w:ascii="Times New Roman" w:hAnsi="Times New Roman" w:cs="Times New Roman"/>
          <w:sz w:val="24"/>
          <w:szCs w:val="24"/>
          <w:shd w:val="clear" w:color="auto" w:fill="FFFFFF"/>
        </w:rPr>
        <w:t xml:space="preserve"> confirm</w:t>
      </w:r>
      <w:r w:rsidR="00616E2E">
        <w:rPr>
          <w:rFonts w:ascii="Times New Roman" w:hAnsi="Times New Roman" w:cs="Times New Roman"/>
          <w:sz w:val="24"/>
          <w:szCs w:val="24"/>
          <w:shd w:val="clear" w:color="auto" w:fill="FFFFFF"/>
        </w:rPr>
        <w:t xml:space="preserve"> that</w:t>
      </w:r>
      <w:r w:rsidR="005B0691">
        <w:rPr>
          <w:rFonts w:ascii="Times New Roman" w:hAnsi="Times New Roman" w:cs="Times New Roman"/>
          <w:sz w:val="24"/>
          <w:szCs w:val="24"/>
          <w:shd w:val="clear" w:color="auto" w:fill="FFFFFF"/>
        </w:rPr>
        <w:t xml:space="preserve"> dlPFC </w:t>
      </w:r>
      <w:r w:rsidR="00616E2E">
        <w:rPr>
          <w:rFonts w:ascii="Times New Roman" w:hAnsi="Times New Roman" w:cs="Times New Roman"/>
          <w:sz w:val="24"/>
          <w:szCs w:val="24"/>
          <w:shd w:val="clear" w:color="auto" w:fill="FFFFFF"/>
        </w:rPr>
        <w:t xml:space="preserve">neural activity </w:t>
      </w:r>
      <w:r w:rsidR="00523DB2">
        <w:rPr>
          <w:rFonts w:ascii="Times New Roman" w:hAnsi="Times New Roman" w:cs="Times New Roman"/>
          <w:sz w:val="24"/>
          <w:szCs w:val="24"/>
          <w:shd w:val="clear" w:color="auto" w:fill="FFFFFF"/>
        </w:rPr>
        <w:t>is</w:t>
      </w:r>
      <w:r w:rsidR="00616E2E">
        <w:rPr>
          <w:rFonts w:ascii="Times New Roman" w:hAnsi="Times New Roman" w:cs="Times New Roman"/>
          <w:sz w:val="24"/>
          <w:szCs w:val="24"/>
          <w:shd w:val="clear" w:color="auto" w:fill="FFFFFF"/>
        </w:rPr>
        <w:t xml:space="preserve"> related to</w:t>
      </w:r>
      <w:r w:rsidR="005B0691">
        <w:rPr>
          <w:rFonts w:ascii="Times New Roman" w:hAnsi="Times New Roman" w:cs="Times New Roman"/>
          <w:sz w:val="24"/>
          <w:szCs w:val="24"/>
          <w:shd w:val="clear" w:color="auto" w:fill="FFFFFF"/>
        </w:rPr>
        <w:t xml:space="preserve"> future-events</w:t>
      </w:r>
      <w:r w:rsidR="00616E2E">
        <w:rPr>
          <w:rFonts w:ascii="Times New Roman" w:hAnsi="Times New Roman" w:cs="Times New Roman"/>
          <w:sz w:val="24"/>
          <w:szCs w:val="24"/>
          <w:shd w:val="clear" w:color="auto" w:fill="FFFFFF"/>
        </w:rPr>
        <w:t xml:space="preserve"> processing, by encoding anticipated rewards</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Watanabe, 1996</w:t>
      </w:r>
      <w:r w:rsidR="0032233E">
        <w:rPr>
          <w:rFonts w:ascii="Times New Roman" w:hAnsi="Times New Roman" w:cs="Times New Roman"/>
          <w:sz w:val="24"/>
          <w:szCs w:val="24"/>
          <w:shd w:val="clear" w:color="auto" w:fill="FFFFFF"/>
        </w:rPr>
        <w:t xml:space="preserve">; </w:t>
      </w:r>
      <w:r w:rsidR="0032233E" w:rsidRPr="0032233E">
        <w:rPr>
          <w:rFonts w:ascii="Times New Roman" w:hAnsi="Times New Roman" w:cs="Times New Roman"/>
          <w:i/>
          <w:iCs/>
          <w:color w:val="FF0000"/>
          <w:sz w:val="24"/>
          <w:szCs w:val="24"/>
          <w:shd w:val="clear" w:color="auto" w:fill="FFFFFF"/>
        </w:rPr>
        <w:t>Leon and Shadlen, 1999</w:t>
      </w:r>
      <w:r w:rsidR="0032233E">
        <w:rPr>
          <w:rFonts w:ascii="Times New Roman" w:hAnsi="Times New Roman" w:cs="Times New Roman"/>
          <w:sz w:val="24"/>
          <w:szCs w:val="24"/>
          <w:shd w:val="clear" w:color="auto" w:fill="FFFFFF"/>
        </w:rPr>
        <w:t xml:space="preserve">; </w:t>
      </w:r>
      <w:r w:rsidR="005C3FED" w:rsidRPr="005C3FED">
        <w:rPr>
          <w:rFonts w:ascii="Times New Roman" w:hAnsi="Times New Roman" w:cs="Times New Roman"/>
          <w:i/>
          <w:iCs/>
          <w:color w:val="FF0000"/>
          <w:sz w:val="24"/>
          <w:szCs w:val="24"/>
          <w:shd w:val="clear" w:color="auto" w:fill="FFFFFF"/>
        </w:rPr>
        <w:t>Watanabe et al., 2002</w:t>
      </w:r>
      <w:r w:rsidR="005C3FED">
        <w:rPr>
          <w:rFonts w:ascii="Times New Roman" w:hAnsi="Times New Roman" w:cs="Times New Roman"/>
          <w:sz w:val="24"/>
          <w:szCs w:val="24"/>
          <w:shd w:val="clear" w:color="auto" w:fill="FFFFFF"/>
        </w:rPr>
        <w:t>;</w:t>
      </w:r>
      <w:r w:rsidR="0032233E">
        <w:rPr>
          <w:rFonts w:ascii="Times New Roman" w:hAnsi="Times New Roman" w:cs="Times New Roman"/>
          <w:sz w:val="24"/>
          <w:szCs w:val="24"/>
          <w:shd w:val="clear" w:color="auto" w:fill="FFFFFF"/>
        </w:rPr>
        <w:t xml:space="preserve"> </w:t>
      </w:r>
      <w:r w:rsidR="00943D1A" w:rsidRPr="00F53383">
        <w:rPr>
          <w:rFonts w:ascii="Times New Roman" w:hAnsi="Times New Roman" w:cs="Times New Roman"/>
          <w:i/>
          <w:iCs/>
          <w:color w:val="FF0000"/>
          <w:sz w:val="24"/>
          <w:szCs w:val="24"/>
          <w:shd w:val="clear" w:color="auto" w:fill="FFFFFF"/>
        </w:rPr>
        <w:t>Wallis and Miller 2003</w:t>
      </w:r>
      <w:r w:rsidR="0032233E">
        <w:rPr>
          <w:rFonts w:ascii="Times New Roman" w:hAnsi="Times New Roman" w:cs="Times New Roman"/>
          <w:sz w:val="24"/>
          <w:szCs w:val="24"/>
          <w:shd w:val="clear" w:color="auto" w:fill="FFFFFF"/>
        </w:rPr>
        <w:t>)</w:t>
      </w:r>
      <w:r w:rsidR="00616E2E">
        <w:rPr>
          <w:rFonts w:ascii="Times New Roman" w:hAnsi="Times New Roman" w:cs="Times New Roman"/>
          <w:sz w:val="24"/>
          <w:szCs w:val="24"/>
          <w:shd w:val="clear" w:color="auto" w:fill="FFFFFF"/>
        </w:rPr>
        <w:t xml:space="preserve"> and </w:t>
      </w:r>
      <w:r w:rsidR="0046184B">
        <w:rPr>
          <w:rFonts w:ascii="Times New Roman" w:hAnsi="Times New Roman" w:cs="Times New Roman"/>
          <w:sz w:val="24"/>
          <w:szCs w:val="24"/>
          <w:shd w:val="clear" w:color="auto" w:fill="FFFFFF"/>
        </w:rPr>
        <w:t>the time of reward delivery (</w:t>
      </w:r>
      <w:r w:rsidR="0046184B" w:rsidRPr="0046184B">
        <w:rPr>
          <w:rFonts w:ascii="Times New Roman" w:hAnsi="Times New Roman" w:cs="Times New Roman"/>
          <w:i/>
          <w:iCs/>
          <w:color w:val="FF0000"/>
          <w:sz w:val="24"/>
          <w:szCs w:val="24"/>
          <w:shd w:val="clear" w:color="auto" w:fill="FFFFFF"/>
        </w:rPr>
        <w:t>Tsujimoto and Sawaguchi, 2005</w:t>
      </w:r>
      <w:r w:rsidR="0046184B">
        <w:rPr>
          <w:rFonts w:ascii="Times New Roman" w:hAnsi="Times New Roman" w:cs="Times New Roman"/>
          <w:sz w:val="24"/>
          <w:szCs w:val="24"/>
          <w:shd w:val="clear" w:color="auto" w:fill="FFFFFF"/>
        </w:rPr>
        <w:t xml:space="preserve">). </w:t>
      </w:r>
      <w:r w:rsidR="00866AA5" w:rsidRPr="00FD40F4">
        <w:rPr>
          <w:rFonts w:ascii="Times New Roman" w:eastAsia="Times New Roman" w:hAnsi="Times New Roman" w:cs="Times New Roman"/>
          <w:color w:val="000000"/>
          <w:sz w:val="24"/>
          <w:szCs w:val="24"/>
        </w:rPr>
        <w:t>In a</w:t>
      </w:r>
      <w:r w:rsidR="003836DD" w:rsidRPr="00FD40F4">
        <w:rPr>
          <w:rFonts w:ascii="Times New Roman" w:eastAsia="Times New Roman" w:hAnsi="Times New Roman" w:cs="Times New Roman"/>
          <w:color w:val="000000"/>
          <w:sz w:val="24"/>
          <w:szCs w:val="24"/>
        </w:rPr>
        <w:t xml:space="preserve"> more</w:t>
      </w:r>
      <w:r w:rsidR="00866AA5" w:rsidRPr="00FD40F4">
        <w:rPr>
          <w:rFonts w:ascii="Times New Roman" w:eastAsia="Times New Roman" w:hAnsi="Times New Roman" w:cs="Times New Roman"/>
          <w:color w:val="000000"/>
          <w:sz w:val="24"/>
          <w:szCs w:val="24"/>
        </w:rPr>
        <w:t xml:space="preserve"> recent study on monkeys, </w:t>
      </w:r>
      <w:r w:rsidR="00EC1733">
        <w:rPr>
          <w:rFonts w:ascii="Times New Roman" w:eastAsia="Times New Roman" w:hAnsi="Times New Roman" w:cs="Times New Roman"/>
          <w:color w:val="000000"/>
          <w:sz w:val="24"/>
          <w:szCs w:val="24"/>
        </w:rPr>
        <w:t>it</w:t>
      </w:r>
      <w:r w:rsidR="00FF1FCE">
        <w:rPr>
          <w:rFonts w:ascii="Times New Roman" w:eastAsia="Times New Roman" w:hAnsi="Times New Roman" w:cs="Times New Roman"/>
          <w:color w:val="000000"/>
          <w:sz w:val="24"/>
          <w:szCs w:val="24"/>
        </w:rPr>
        <w:t xml:space="preserve"> was shown</w:t>
      </w:r>
      <w:r w:rsidR="00866AA5" w:rsidRPr="00F267C4">
        <w:rPr>
          <w:rFonts w:ascii="Times New Roman" w:eastAsia="Times New Roman" w:hAnsi="Times New Roman" w:cs="Times New Roman"/>
          <w:color w:val="000000"/>
          <w:sz w:val="24"/>
          <w:szCs w:val="24"/>
        </w:rPr>
        <w:t xml:space="preserve"> that</w:t>
      </w:r>
      <w:r w:rsidR="00F267C4" w:rsidRPr="00F267C4">
        <w:rPr>
          <w:rFonts w:ascii="Times New Roman" w:eastAsia="Times New Roman" w:hAnsi="Times New Roman" w:cs="Times New Roman"/>
          <w:color w:val="000000"/>
          <w:sz w:val="24"/>
          <w:szCs w:val="24"/>
        </w:rPr>
        <w:t xml:space="preserve"> when the animal </w:t>
      </w:r>
      <w:r w:rsidRPr="00F267C4">
        <w:rPr>
          <w:rFonts w:ascii="Times New Roman" w:eastAsia="Times New Roman" w:hAnsi="Times New Roman" w:cs="Times New Roman"/>
          <w:color w:val="000000"/>
          <w:sz w:val="24"/>
          <w:szCs w:val="24"/>
        </w:rPr>
        <w:t>chooses</w:t>
      </w:r>
      <w:r w:rsidR="00F267C4" w:rsidRPr="00F267C4">
        <w:rPr>
          <w:rFonts w:ascii="Times New Roman" w:eastAsia="Times New Roman" w:hAnsi="Times New Roman" w:cs="Times New Roman"/>
          <w:color w:val="000000"/>
          <w:sz w:val="24"/>
          <w:szCs w:val="24"/>
        </w:rPr>
        <w:t xml:space="preserve"> between</w:t>
      </w:r>
      <w:r w:rsidR="00F267C4" w:rsidRPr="00F267C4">
        <w:rPr>
          <w:rFonts w:ascii="Times New Roman" w:hAnsi="Times New Roman" w:cs="Times New Roman"/>
          <w:sz w:val="24"/>
          <w:szCs w:val="24"/>
        </w:rPr>
        <w:t xml:space="preserve"> a small</w:t>
      </w:r>
      <w:r w:rsidR="00F267C4" w:rsidRPr="00F267C4">
        <w:rPr>
          <w:rFonts w:ascii="Times New Roman" w:eastAsia="Times New Roman" w:hAnsi="Times New Roman" w:cs="Times New Roman"/>
          <w:color w:val="000000"/>
          <w:sz w:val="24"/>
          <w:szCs w:val="24"/>
        </w:rPr>
        <w:t xml:space="preserve"> </w:t>
      </w:r>
      <w:r w:rsidR="00F267C4" w:rsidRPr="00F267C4">
        <w:rPr>
          <w:rFonts w:ascii="Times New Roman" w:hAnsi="Times New Roman" w:cs="Times New Roman"/>
          <w:sz w:val="24"/>
          <w:szCs w:val="24"/>
        </w:rPr>
        <w:t xml:space="preserve">immediate reward and a </w:t>
      </w:r>
      <w:r w:rsidR="00F26D1E" w:rsidRPr="00F267C4">
        <w:rPr>
          <w:rFonts w:ascii="Times New Roman" w:hAnsi="Times New Roman" w:cs="Times New Roman"/>
          <w:sz w:val="24"/>
          <w:szCs w:val="24"/>
        </w:rPr>
        <w:t>large, delayed</w:t>
      </w:r>
      <w:r w:rsidR="00F267C4" w:rsidRPr="00F267C4">
        <w:rPr>
          <w:rFonts w:ascii="Times New Roman" w:hAnsi="Times New Roman" w:cs="Times New Roman"/>
          <w:sz w:val="24"/>
          <w:szCs w:val="24"/>
        </w:rPr>
        <w:t xml:space="preserve"> reward</w:t>
      </w:r>
      <w:r w:rsidR="00323BFE">
        <w:rPr>
          <w:rFonts w:ascii="Times New Roman" w:hAnsi="Times New Roman" w:cs="Times New Roman"/>
          <w:sz w:val="24"/>
          <w:szCs w:val="24"/>
        </w:rPr>
        <w:t xml:space="preserve">, </w:t>
      </w:r>
      <w:r w:rsidR="00CA2B85" w:rsidRPr="00F267C4">
        <w:rPr>
          <w:rFonts w:ascii="Times New Roman" w:eastAsia="Times New Roman" w:hAnsi="Times New Roman" w:cs="Times New Roman"/>
          <w:color w:val="000000"/>
          <w:sz w:val="24"/>
          <w:szCs w:val="24"/>
        </w:rPr>
        <w:t>dl</w:t>
      </w:r>
      <w:r w:rsidR="00866AA5" w:rsidRPr="00F267C4">
        <w:rPr>
          <w:rFonts w:ascii="Times New Roman" w:eastAsia="Times New Roman" w:hAnsi="Times New Roman" w:cs="Times New Roman"/>
          <w:color w:val="000000"/>
          <w:sz w:val="24"/>
          <w:szCs w:val="24"/>
        </w:rPr>
        <w:t xml:space="preserve">PFC neuronal activity </w:t>
      </w:r>
      <w:r w:rsidR="00EC1733">
        <w:rPr>
          <w:rFonts w:ascii="Times New Roman" w:eastAsia="Times New Roman" w:hAnsi="Times New Roman" w:cs="Times New Roman"/>
          <w:color w:val="000000"/>
          <w:sz w:val="24"/>
          <w:szCs w:val="24"/>
        </w:rPr>
        <w:t xml:space="preserve">is </w:t>
      </w:r>
      <w:r w:rsidR="00866AA5" w:rsidRPr="00F267C4">
        <w:rPr>
          <w:rFonts w:ascii="Times New Roman" w:eastAsia="Times New Roman" w:hAnsi="Times New Roman" w:cs="Times New Roman"/>
          <w:color w:val="000000"/>
          <w:sz w:val="24"/>
          <w:szCs w:val="24"/>
        </w:rPr>
        <w:t xml:space="preserve">not only related to </w:t>
      </w:r>
      <w:r w:rsidR="00EC1733">
        <w:rPr>
          <w:rFonts w:ascii="Times New Roman" w:eastAsia="Times New Roman" w:hAnsi="Times New Roman" w:cs="Times New Roman"/>
          <w:color w:val="000000"/>
          <w:sz w:val="24"/>
          <w:szCs w:val="24"/>
        </w:rPr>
        <w:t xml:space="preserve">the </w:t>
      </w:r>
      <w:r w:rsidR="00866AA5" w:rsidRPr="00F267C4">
        <w:rPr>
          <w:rFonts w:ascii="Times New Roman" w:eastAsia="Times New Roman" w:hAnsi="Times New Roman" w:cs="Times New Roman"/>
          <w:color w:val="000000"/>
          <w:sz w:val="24"/>
          <w:szCs w:val="24"/>
        </w:rPr>
        <w:t>reward magnitude or delay, but to both</w:t>
      </w:r>
      <w:r w:rsidR="00866AA5" w:rsidRPr="00FD40F4">
        <w:rPr>
          <w:rFonts w:ascii="Times New Roman" w:eastAsia="Times New Roman" w:hAnsi="Times New Roman" w:cs="Times New Roman"/>
          <w:color w:val="000000"/>
          <w:sz w:val="24"/>
          <w:szCs w:val="24"/>
        </w:rPr>
        <w:t xml:space="preserve"> signals combined </w:t>
      </w:r>
      <w:r w:rsidR="00BE2BAA" w:rsidRPr="00FD40F4">
        <w:rPr>
          <w:rFonts w:ascii="Times New Roman" w:eastAsia="Times New Roman" w:hAnsi="Times New Roman" w:cs="Times New Roman"/>
          <w:color w:val="000000"/>
          <w:sz w:val="24"/>
          <w:szCs w:val="24"/>
        </w:rPr>
        <w:t xml:space="preserve">as expected for temporally discounted value </w:t>
      </w:r>
      <w:r w:rsidR="00866AA5" w:rsidRPr="00FD40F4">
        <w:rPr>
          <w:rFonts w:ascii="Times New Roman" w:eastAsia="Times New Roman" w:hAnsi="Times New Roman" w:cs="Times New Roman"/>
          <w:color w:val="000000"/>
          <w:sz w:val="24"/>
          <w:szCs w:val="24"/>
        </w:rPr>
        <w:t>(</w:t>
      </w:r>
      <w:r w:rsidR="00866AA5" w:rsidRPr="00FD40F4">
        <w:rPr>
          <w:rFonts w:ascii="Times New Roman" w:eastAsia="Times New Roman" w:hAnsi="Times New Roman" w:cs="Times New Roman"/>
          <w:i/>
          <w:iCs/>
          <w:color w:val="FF0000"/>
          <w:sz w:val="24"/>
          <w:szCs w:val="24"/>
        </w:rPr>
        <w:t>Kim et al., 2018</w:t>
      </w:r>
      <w:r w:rsidR="00866AA5" w:rsidRPr="00FD40F4">
        <w:rPr>
          <w:rFonts w:ascii="Times New Roman" w:eastAsia="Times New Roman" w:hAnsi="Times New Roman" w:cs="Times New Roman"/>
          <w:color w:val="000000"/>
          <w:sz w:val="24"/>
          <w:szCs w:val="24"/>
        </w:rPr>
        <w:t>).</w:t>
      </w:r>
    </w:p>
    <w:p w14:paraId="3C79CF75" w14:textId="2C0667A9" w:rsidR="00E17B83" w:rsidRDefault="008A7A4E" w:rsidP="00E17B83">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Here we examined</w:t>
      </w:r>
      <w:r w:rsidR="00E17B83">
        <w:rPr>
          <w:rFonts w:ascii="Times New Roman" w:eastAsia="Times New Roman" w:hAnsi="Times New Roman" w:cs="Times New Roman"/>
          <w:color w:val="000000"/>
          <w:sz w:val="24"/>
          <w:szCs w:val="24"/>
        </w:rPr>
        <w:t xml:space="preserve"> </w:t>
      </w:r>
      <w:r w:rsidR="000A74EC" w:rsidRPr="002C4D2C">
        <w:rPr>
          <w:rFonts w:ascii="Times New Roman" w:eastAsia="Times New Roman" w:hAnsi="Times New Roman" w:cs="Times New Roman"/>
          <w:sz w:val="24"/>
          <w:szCs w:val="24"/>
          <w:highlight w:val="white"/>
        </w:rPr>
        <w:t>when</w:t>
      </w:r>
      <w:r w:rsidR="00BB50D4" w:rsidRPr="002C4D2C">
        <w:rPr>
          <w:rFonts w:ascii="Times New Roman" w:eastAsia="Times New Roman" w:hAnsi="Times New Roman" w:cs="Times New Roman"/>
          <w:sz w:val="24"/>
          <w:szCs w:val="24"/>
          <w:highlight w:val="white"/>
        </w:rPr>
        <w:t xml:space="preserve"> the information about </w:t>
      </w:r>
      <w:r w:rsidR="00071D2E" w:rsidRPr="002C4D2C">
        <w:rPr>
          <w:rFonts w:ascii="Times New Roman" w:eastAsia="Times New Roman" w:hAnsi="Times New Roman" w:cs="Times New Roman"/>
          <w:sz w:val="24"/>
          <w:szCs w:val="24"/>
          <w:highlight w:val="white"/>
        </w:rPr>
        <w:t>reward</w:t>
      </w:r>
      <w:r w:rsidR="00253864" w:rsidRPr="002C4D2C">
        <w:rPr>
          <w:rFonts w:ascii="Times New Roman" w:eastAsia="Times New Roman" w:hAnsi="Times New Roman" w:cs="Times New Roman"/>
          <w:sz w:val="24"/>
          <w:szCs w:val="24"/>
          <w:highlight w:val="white"/>
        </w:rPr>
        <w:t xml:space="preserve"> </w:t>
      </w:r>
      <w:r>
        <w:rPr>
          <w:rFonts w:ascii="Times New Roman" w:eastAsia="Times New Roman" w:hAnsi="Times New Roman" w:cs="Times New Roman"/>
          <w:sz w:val="24"/>
          <w:szCs w:val="24"/>
          <w:highlight w:val="white"/>
        </w:rPr>
        <w:t>size</w:t>
      </w:r>
      <w:r w:rsidR="00071D2E" w:rsidRPr="002C4D2C">
        <w:rPr>
          <w:rFonts w:ascii="Times New Roman" w:eastAsia="Times New Roman" w:hAnsi="Times New Roman" w:cs="Times New Roman"/>
          <w:sz w:val="24"/>
          <w:szCs w:val="24"/>
          <w:highlight w:val="white"/>
        </w:rPr>
        <w:t xml:space="preserve"> </w:t>
      </w:r>
      <w:r w:rsidR="00253864" w:rsidRPr="002C4D2C">
        <w:rPr>
          <w:rFonts w:ascii="Times New Roman" w:eastAsia="Times New Roman" w:hAnsi="Times New Roman" w:cs="Times New Roman"/>
          <w:sz w:val="24"/>
          <w:szCs w:val="24"/>
          <w:highlight w:val="white"/>
        </w:rPr>
        <w:t xml:space="preserve">and delay, and </w:t>
      </w:r>
      <w:r w:rsidR="00E17B83">
        <w:rPr>
          <w:rFonts w:ascii="Times New Roman" w:eastAsia="Times New Roman" w:hAnsi="Times New Roman" w:cs="Times New Roman"/>
          <w:sz w:val="24"/>
          <w:szCs w:val="24"/>
          <w:highlight w:val="white"/>
        </w:rPr>
        <w:t xml:space="preserve">the integrated value </w:t>
      </w:r>
      <w:r w:rsidR="00253864" w:rsidRPr="002C4D2C">
        <w:rPr>
          <w:rFonts w:ascii="Times New Roman" w:eastAsia="Times New Roman" w:hAnsi="Times New Roman" w:cs="Times New Roman"/>
          <w:sz w:val="24"/>
          <w:szCs w:val="24"/>
          <w:highlight w:val="white"/>
        </w:rPr>
        <w:t>w</w:t>
      </w:r>
      <w:r w:rsidR="000C27E4">
        <w:rPr>
          <w:rFonts w:ascii="Times New Roman" w:eastAsia="Times New Roman" w:hAnsi="Times New Roman" w:cs="Times New Roman"/>
          <w:sz w:val="24"/>
          <w:szCs w:val="24"/>
          <w:highlight w:val="white"/>
        </w:rPr>
        <w:t>ere</w:t>
      </w:r>
      <w:r w:rsidR="00A63EFE" w:rsidRPr="002C4D2C">
        <w:rPr>
          <w:rFonts w:ascii="Times New Roman" w:eastAsia="Times New Roman" w:hAnsi="Times New Roman" w:cs="Times New Roman"/>
          <w:sz w:val="24"/>
          <w:szCs w:val="24"/>
          <w:highlight w:val="white"/>
        </w:rPr>
        <w:t xml:space="preserve"> </w:t>
      </w:r>
      <w:r w:rsidR="00BB50D4" w:rsidRPr="002C4D2C">
        <w:rPr>
          <w:rFonts w:ascii="Times New Roman" w:eastAsia="Times New Roman" w:hAnsi="Times New Roman" w:cs="Times New Roman"/>
          <w:sz w:val="24"/>
          <w:szCs w:val="24"/>
          <w:highlight w:val="white"/>
        </w:rPr>
        <w:t xml:space="preserve">available </w:t>
      </w:r>
      <w:r w:rsidR="00A63EFE" w:rsidRPr="002C4D2C">
        <w:rPr>
          <w:rFonts w:ascii="Times New Roman" w:eastAsia="Times New Roman" w:hAnsi="Times New Roman" w:cs="Times New Roman"/>
          <w:sz w:val="24"/>
          <w:szCs w:val="24"/>
          <w:highlight w:val="white"/>
        </w:rPr>
        <w:t>in</w:t>
      </w:r>
      <w:r w:rsidR="00D55353" w:rsidRPr="002C4D2C">
        <w:rPr>
          <w:rFonts w:ascii="Times New Roman" w:eastAsia="Times New Roman" w:hAnsi="Times New Roman" w:cs="Times New Roman"/>
          <w:sz w:val="24"/>
          <w:szCs w:val="24"/>
          <w:highlight w:val="white"/>
        </w:rPr>
        <w:t xml:space="preserve"> monkey’s</w:t>
      </w:r>
      <w:r w:rsidR="00A63EFE" w:rsidRPr="002C4D2C">
        <w:rPr>
          <w:rFonts w:ascii="Times New Roman" w:eastAsia="Times New Roman" w:hAnsi="Times New Roman" w:cs="Times New Roman"/>
          <w:sz w:val="24"/>
          <w:szCs w:val="24"/>
          <w:highlight w:val="white"/>
        </w:rPr>
        <w:t xml:space="preserve"> </w:t>
      </w:r>
      <w:r w:rsidR="00523DB2" w:rsidRPr="002C4D2C">
        <w:rPr>
          <w:rFonts w:ascii="Times New Roman" w:eastAsia="Times New Roman" w:hAnsi="Times New Roman" w:cs="Times New Roman"/>
          <w:sz w:val="24"/>
          <w:szCs w:val="24"/>
          <w:highlight w:val="white"/>
        </w:rPr>
        <w:t>d</w:t>
      </w:r>
      <w:r w:rsidR="00D55353" w:rsidRPr="002C4D2C">
        <w:rPr>
          <w:rFonts w:ascii="Times New Roman" w:eastAsia="Times New Roman" w:hAnsi="Times New Roman" w:cs="Times New Roman"/>
          <w:sz w:val="24"/>
          <w:szCs w:val="24"/>
          <w:highlight w:val="white"/>
        </w:rPr>
        <w:t>lPFC</w:t>
      </w:r>
      <w:r w:rsidR="00253864" w:rsidRPr="002C4D2C">
        <w:rPr>
          <w:rFonts w:ascii="Times New Roman" w:eastAsia="Times New Roman" w:hAnsi="Times New Roman" w:cs="Times New Roman"/>
          <w:sz w:val="24"/>
          <w:szCs w:val="24"/>
          <w:highlight w:val="white"/>
        </w:rPr>
        <w:t xml:space="preserve">, </w:t>
      </w:r>
      <w:r w:rsidR="00D55353" w:rsidRPr="002C4D2C">
        <w:rPr>
          <w:rFonts w:ascii="Times New Roman" w:eastAsia="Times New Roman" w:hAnsi="Times New Roman" w:cs="Times New Roman"/>
          <w:sz w:val="24"/>
          <w:szCs w:val="24"/>
          <w:highlight w:val="white"/>
        </w:rPr>
        <w:t xml:space="preserve">below </w:t>
      </w:r>
      <w:r w:rsidR="00A63EFE" w:rsidRPr="002C4D2C">
        <w:rPr>
          <w:rFonts w:ascii="Times New Roman" w:eastAsia="Times New Roman" w:hAnsi="Times New Roman" w:cs="Times New Roman"/>
          <w:sz w:val="24"/>
          <w:szCs w:val="24"/>
          <w:highlight w:val="white"/>
        </w:rPr>
        <w:t>the</w:t>
      </w:r>
      <w:r w:rsidR="00D55353" w:rsidRPr="002C4D2C">
        <w:rPr>
          <w:rFonts w:ascii="Times New Roman" w:eastAsia="Times New Roman" w:hAnsi="Times New Roman" w:cs="Times New Roman"/>
          <w:sz w:val="24"/>
          <w:szCs w:val="24"/>
          <w:highlight w:val="white"/>
        </w:rPr>
        <w:t xml:space="preserve"> </w:t>
      </w:r>
      <w:r w:rsidR="006D4919" w:rsidRPr="002C4D2C">
        <w:rPr>
          <w:rFonts w:ascii="Times New Roman" w:eastAsia="Times New Roman" w:hAnsi="Times New Roman" w:cs="Times New Roman"/>
          <w:sz w:val="24"/>
          <w:szCs w:val="24"/>
          <w:highlight w:val="white"/>
        </w:rPr>
        <w:t>principal sulcus</w:t>
      </w:r>
      <w:r>
        <w:rPr>
          <w:rFonts w:ascii="Times New Roman" w:eastAsia="Times New Roman" w:hAnsi="Times New Roman" w:cs="Times New Roman"/>
          <w:sz w:val="24"/>
          <w:szCs w:val="24"/>
        </w:rPr>
        <w:t xml:space="preserve">, as well as how such information were represented over time. </w:t>
      </w:r>
    </w:p>
    <w:p w14:paraId="140008BE" w14:textId="1E545831" w:rsidR="00C61E0B" w:rsidRDefault="00C61E0B" w:rsidP="00074FB4">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bookmarkStart w:id="9" w:name="_Hlk158912049"/>
      <w:bookmarkStart w:id="10" w:name="_Hlk158912079"/>
      <w:r w:rsidRPr="00C61E0B">
        <w:rPr>
          <w:rFonts w:ascii="Times New Roman" w:eastAsia="Times New Roman" w:hAnsi="Times New Roman" w:cs="Times New Roman"/>
          <w:sz w:val="24"/>
          <w:szCs w:val="24"/>
        </w:rPr>
        <w:t>During t</w:t>
      </w:r>
      <w:r w:rsidR="008A7A4E">
        <w:rPr>
          <w:rFonts w:ascii="Times New Roman" w:eastAsia="Times New Roman" w:hAnsi="Times New Roman" w:cs="Times New Roman"/>
          <w:sz w:val="24"/>
          <w:szCs w:val="24"/>
        </w:rPr>
        <w:t>h</w:t>
      </w:r>
      <w:r w:rsidRPr="00C61E0B">
        <w:rPr>
          <w:rFonts w:ascii="Times New Roman" w:eastAsia="Times New Roman" w:hAnsi="Times New Roman" w:cs="Times New Roman"/>
          <w:sz w:val="24"/>
          <w:szCs w:val="24"/>
        </w:rPr>
        <w:t>e offer period</w:t>
      </w:r>
      <w:bookmarkEnd w:id="9"/>
      <w:r w:rsidRPr="00C61E0B">
        <w:rPr>
          <w:rFonts w:ascii="Times New Roman" w:eastAsia="Times New Roman" w:hAnsi="Times New Roman" w:cs="Times New Roman"/>
          <w:sz w:val="24"/>
          <w:szCs w:val="24"/>
        </w:rPr>
        <w:t xml:space="preserve">, which coincides with the time after the visual cue was shown and before the animal could make an explicit choice, we found a distinct neuronal response pattern, with most neurons responding by increasing or decreasing their firing rate, and others with both patterns alternating together. </w:t>
      </w:r>
    </w:p>
    <w:bookmarkEnd w:id="10"/>
    <w:p w14:paraId="3994269C" w14:textId="52975E0D" w:rsidR="00BD6B19" w:rsidRPr="00074FB4" w:rsidRDefault="00DE4CEB" w:rsidP="00074FB4">
      <w:pPr>
        <w:pBdr>
          <w:top w:val="nil"/>
          <w:left w:val="nil"/>
          <w:bottom w:val="nil"/>
          <w:right w:val="nil"/>
          <w:between w:val="nil"/>
        </w:pBd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w:t>
      </w:r>
      <w:r w:rsidR="00D3041E" w:rsidRPr="002C4D2C">
        <w:rPr>
          <w:rFonts w:ascii="Times New Roman" w:eastAsia="Times New Roman" w:hAnsi="Times New Roman" w:cs="Times New Roman"/>
          <w:sz w:val="24"/>
          <w:szCs w:val="24"/>
          <w:highlight w:val="white"/>
        </w:rPr>
        <w:t xml:space="preserve">neuron carried the most information about </w:t>
      </w:r>
      <w:r w:rsidR="003B20E7">
        <w:rPr>
          <w:rFonts w:ascii="Times New Roman" w:eastAsia="Times New Roman" w:hAnsi="Times New Roman" w:cs="Times New Roman"/>
          <w:sz w:val="24"/>
          <w:szCs w:val="24"/>
          <w:highlight w:val="white"/>
        </w:rPr>
        <w:t>the predicted outcome</w:t>
      </w:r>
      <w:r w:rsidR="00D3041E" w:rsidRPr="002C4D2C">
        <w:rPr>
          <w:rFonts w:ascii="Times New Roman" w:eastAsia="Times New Roman" w:hAnsi="Times New Roman" w:cs="Times New Roman"/>
          <w:sz w:val="24"/>
          <w:szCs w:val="24"/>
          <w:highlight w:val="white"/>
        </w:rPr>
        <w:t xml:space="preserve"> at different </w:t>
      </w:r>
      <w:r w:rsidR="005C12D4" w:rsidRPr="002C4D2C">
        <w:rPr>
          <w:rFonts w:ascii="Times New Roman" w:eastAsia="Times New Roman" w:hAnsi="Times New Roman" w:cs="Times New Roman"/>
          <w:sz w:val="24"/>
          <w:szCs w:val="24"/>
          <w:highlight w:val="white"/>
        </w:rPr>
        <w:t xml:space="preserve">points in </w:t>
      </w:r>
      <w:r w:rsidR="00D3041E" w:rsidRPr="002C4D2C">
        <w:rPr>
          <w:rFonts w:ascii="Times New Roman" w:eastAsia="Times New Roman" w:hAnsi="Times New Roman" w:cs="Times New Roman"/>
          <w:sz w:val="24"/>
          <w:szCs w:val="24"/>
          <w:highlight w:val="white"/>
        </w:rPr>
        <w:t xml:space="preserve">time in the </w:t>
      </w:r>
      <w:r w:rsidR="005C12D4" w:rsidRPr="002C4D2C">
        <w:rPr>
          <w:rFonts w:ascii="Times New Roman" w:eastAsia="Times New Roman" w:hAnsi="Times New Roman" w:cs="Times New Roman"/>
          <w:sz w:val="24"/>
          <w:szCs w:val="24"/>
          <w:highlight w:val="white"/>
        </w:rPr>
        <w:t>offering</w:t>
      </w:r>
      <w:r w:rsidR="00D3041E" w:rsidRPr="002C4D2C">
        <w:rPr>
          <w:rFonts w:ascii="Times New Roman" w:eastAsia="Times New Roman" w:hAnsi="Times New Roman" w:cs="Times New Roman"/>
          <w:sz w:val="24"/>
          <w:szCs w:val="24"/>
          <w:highlight w:val="white"/>
        </w:rPr>
        <w:t xml:space="preserve"> </w:t>
      </w:r>
      <w:r w:rsidR="00F827D1">
        <w:rPr>
          <w:rFonts w:ascii="Times New Roman" w:eastAsia="Times New Roman" w:hAnsi="Times New Roman" w:cs="Times New Roman"/>
          <w:sz w:val="24"/>
          <w:szCs w:val="24"/>
          <w:highlight w:val="white"/>
        </w:rPr>
        <w:t>interval</w:t>
      </w:r>
      <w:r w:rsidR="00D3041E" w:rsidRPr="002C4D2C">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so that</w:t>
      </w:r>
      <w:r w:rsidR="00D3041E" w:rsidRPr="002C4D2C">
        <w:rPr>
          <w:rFonts w:ascii="Times New Roman" w:eastAsia="Times New Roman" w:hAnsi="Times New Roman" w:cs="Times New Roman"/>
          <w:sz w:val="24"/>
          <w:szCs w:val="24"/>
          <w:highlight w:val="white"/>
        </w:rPr>
        <w:t xml:space="preserve"> the information</w:t>
      </w:r>
      <w:r w:rsidR="00F827D1">
        <w:rPr>
          <w:rFonts w:ascii="Times New Roman" w:eastAsia="Times New Roman" w:hAnsi="Times New Roman" w:cs="Times New Roman"/>
          <w:sz w:val="24"/>
          <w:szCs w:val="24"/>
          <w:highlight w:val="white"/>
        </w:rPr>
        <w:t xml:space="preserve"> </w:t>
      </w:r>
      <w:r w:rsidR="003B20E7">
        <w:rPr>
          <w:rFonts w:ascii="Times New Roman" w:eastAsia="Times New Roman" w:hAnsi="Times New Roman" w:cs="Times New Roman"/>
          <w:sz w:val="24"/>
          <w:szCs w:val="24"/>
          <w:highlight w:val="white"/>
        </w:rPr>
        <w:t xml:space="preserve">was </w:t>
      </w:r>
      <w:r w:rsidR="004B5571">
        <w:rPr>
          <w:rFonts w:ascii="Times New Roman" w:eastAsia="Times New Roman" w:hAnsi="Times New Roman" w:cs="Times New Roman"/>
          <w:sz w:val="24"/>
          <w:szCs w:val="24"/>
          <w:highlight w:val="white"/>
        </w:rPr>
        <w:t>held</w:t>
      </w:r>
      <w:r w:rsidR="00D3041E" w:rsidRPr="002C4D2C">
        <w:rPr>
          <w:rFonts w:ascii="Times New Roman" w:eastAsia="Times New Roman" w:hAnsi="Times New Roman" w:cs="Times New Roman"/>
          <w:sz w:val="24"/>
          <w:szCs w:val="24"/>
          <w:highlight w:val="white"/>
        </w:rPr>
        <w:t xml:space="preserve"> </w:t>
      </w:r>
      <w:r w:rsidR="005C12D4" w:rsidRPr="002C4D2C">
        <w:rPr>
          <w:rFonts w:ascii="Times New Roman" w:eastAsia="Times New Roman" w:hAnsi="Times New Roman" w:cs="Times New Roman"/>
          <w:sz w:val="24"/>
          <w:szCs w:val="24"/>
        </w:rPr>
        <w:t>by the population</w:t>
      </w:r>
      <w:r w:rsidR="00F827D1" w:rsidRPr="00F827D1">
        <w:rPr>
          <w:rFonts w:ascii="Times New Roman" w:eastAsia="Times New Roman" w:hAnsi="Times New Roman" w:cs="Times New Roman"/>
          <w:sz w:val="24"/>
          <w:szCs w:val="24"/>
          <w:highlight w:val="white"/>
        </w:rPr>
        <w:t xml:space="preserve"> </w:t>
      </w:r>
      <w:r w:rsidR="00F827D1" w:rsidRPr="002C4D2C">
        <w:rPr>
          <w:rFonts w:ascii="Times New Roman" w:eastAsia="Times New Roman" w:hAnsi="Times New Roman" w:cs="Times New Roman"/>
          <w:sz w:val="24"/>
          <w:szCs w:val="24"/>
          <w:highlight w:val="white"/>
        </w:rPr>
        <w:t>for the e</w:t>
      </w:r>
      <w:r w:rsidR="00F827D1" w:rsidRPr="002C4D2C">
        <w:rPr>
          <w:rFonts w:ascii="Times New Roman" w:eastAsia="Times New Roman" w:hAnsi="Times New Roman" w:cs="Times New Roman"/>
          <w:sz w:val="24"/>
          <w:szCs w:val="24"/>
        </w:rPr>
        <w:t>ntire offering period</w:t>
      </w:r>
      <w:r w:rsidR="00D3041E" w:rsidRPr="002C4D2C">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We also found a </w:t>
      </w:r>
      <w:r w:rsidR="00836C7B" w:rsidRPr="002C26C7">
        <w:rPr>
          <w:rFonts w:ascii="Times New Roman" w:eastAsia="Times New Roman" w:hAnsi="Times New Roman" w:cs="Times New Roman"/>
          <w:sz w:val="24"/>
          <w:szCs w:val="24"/>
        </w:rPr>
        <w:t>separate</w:t>
      </w:r>
      <w:r w:rsidR="00661819" w:rsidRPr="002C26C7">
        <w:rPr>
          <w:rFonts w:ascii="Times New Roman" w:eastAsia="Times New Roman" w:hAnsi="Times New Roman" w:cs="Times New Roman"/>
          <w:sz w:val="24"/>
          <w:szCs w:val="24"/>
        </w:rPr>
        <w:t xml:space="preserve"> onset of information for each factor </w:t>
      </w:r>
      <w:r w:rsidR="00DD400A" w:rsidRPr="002C26C7">
        <w:rPr>
          <w:rFonts w:ascii="Times New Roman" w:eastAsia="Times New Roman" w:hAnsi="Times New Roman" w:cs="Times New Roman"/>
          <w:sz w:val="24"/>
          <w:szCs w:val="24"/>
        </w:rPr>
        <w:t xml:space="preserve">of reward magnitude and delay and their interaction </w:t>
      </w:r>
      <w:r w:rsidR="00661819" w:rsidRPr="002C26C7">
        <w:rPr>
          <w:rFonts w:ascii="Times New Roman" w:eastAsia="Times New Roman" w:hAnsi="Times New Roman" w:cs="Times New Roman"/>
          <w:sz w:val="24"/>
          <w:szCs w:val="24"/>
        </w:rPr>
        <w:t xml:space="preserve">during the offering interval, at the population level, as well as different </w:t>
      </w:r>
      <w:r w:rsidR="008F695B" w:rsidRPr="002C26C7">
        <w:rPr>
          <w:rFonts w:ascii="Times New Roman" w:eastAsia="Times New Roman" w:hAnsi="Times New Roman" w:cs="Times New Roman"/>
          <w:sz w:val="24"/>
          <w:szCs w:val="24"/>
        </w:rPr>
        <w:t>selection</w:t>
      </w:r>
      <w:r w:rsidR="0082254A" w:rsidRPr="002C26C7">
        <w:rPr>
          <w:rFonts w:ascii="Times New Roman" w:eastAsia="Times New Roman" w:hAnsi="Times New Roman" w:cs="Times New Roman"/>
          <w:sz w:val="24"/>
          <w:szCs w:val="24"/>
        </w:rPr>
        <w:t xml:space="preserve"> and retention</w:t>
      </w:r>
      <w:r w:rsidR="008F695B" w:rsidRPr="002C26C7">
        <w:rPr>
          <w:rFonts w:ascii="Times New Roman" w:eastAsia="Times New Roman" w:hAnsi="Times New Roman" w:cs="Times New Roman"/>
          <w:sz w:val="24"/>
          <w:szCs w:val="24"/>
        </w:rPr>
        <w:t xml:space="preserve"> </w:t>
      </w:r>
      <w:r w:rsidR="00661819" w:rsidRPr="002C26C7">
        <w:rPr>
          <w:rFonts w:ascii="Times New Roman" w:eastAsia="Times New Roman" w:hAnsi="Times New Roman" w:cs="Times New Roman"/>
          <w:sz w:val="24"/>
          <w:szCs w:val="24"/>
        </w:rPr>
        <w:t xml:space="preserve">of information over time. </w:t>
      </w:r>
    </w:p>
    <w:p w14:paraId="7558FF1F" w14:textId="77777777" w:rsidR="00BD6B19" w:rsidRDefault="00BD6B19"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rPr>
      </w:pPr>
    </w:p>
    <w:p w14:paraId="034D70D1" w14:textId="77777777" w:rsidR="00C154F7" w:rsidRDefault="00C154F7" w:rsidP="000E5817">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00A765FB" w14:textId="77777777" w:rsidR="00C154F7" w:rsidRDefault="00C154F7" w:rsidP="000E5817">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498A628E" w14:textId="77777777" w:rsidR="00C154F7" w:rsidRDefault="00C154F7" w:rsidP="000E5817">
      <w:pPr>
        <w:pBdr>
          <w:top w:val="nil"/>
          <w:left w:val="nil"/>
          <w:bottom w:val="nil"/>
          <w:right w:val="nil"/>
          <w:between w:val="nil"/>
        </w:pBdr>
        <w:spacing w:after="0" w:line="480" w:lineRule="auto"/>
        <w:rPr>
          <w:rFonts w:ascii="Times New Roman" w:eastAsia="Times New Roman" w:hAnsi="Times New Roman" w:cs="Times New Roman"/>
          <w:b/>
          <w:sz w:val="24"/>
          <w:szCs w:val="24"/>
        </w:rPr>
      </w:pPr>
    </w:p>
    <w:p w14:paraId="00000032" w14:textId="367BE198" w:rsidR="003B379C" w:rsidRDefault="00D3041E" w:rsidP="000E5817">
      <w:pPr>
        <w:pBdr>
          <w:top w:val="nil"/>
          <w:left w:val="nil"/>
          <w:bottom w:val="nil"/>
          <w:right w:val="nil"/>
          <w:between w:val="nil"/>
        </w:pBdr>
        <w:spacing w:after="0" w:line="480"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b/>
          <w:sz w:val="24"/>
          <w:szCs w:val="24"/>
        </w:rPr>
        <w:lastRenderedPageBreak/>
        <w:t>Results</w:t>
      </w:r>
    </w:p>
    <w:p w14:paraId="00000033"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Behavior</w:t>
      </w:r>
    </w:p>
    <w:p w14:paraId="00000034"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Two monkeys performed a</w:t>
      </w:r>
      <w:commentRangeStart w:id="11"/>
      <w:r>
        <w:rPr>
          <w:rFonts w:ascii="Times New Roman" w:eastAsia="Times New Roman" w:hAnsi="Times New Roman" w:cs="Times New Roman"/>
          <w:sz w:val="24"/>
          <w:szCs w:val="24"/>
        </w:rPr>
        <w:t xml:space="preserve"> multi-drop/multi-delay </w:t>
      </w:r>
      <w:commentRangeEnd w:id="11"/>
      <w:r w:rsidR="006000AB">
        <w:rPr>
          <w:rStyle w:val="CommentReference"/>
        </w:rPr>
        <w:commentReference w:id="11"/>
      </w:r>
      <w:r>
        <w:rPr>
          <w:rFonts w:ascii="Times New Roman" w:eastAsia="Times New Roman" w:hAnsi="Times New Roman" w:cs="Times New Roman"/>
          <w:sz w:val="24"/>
          <w:szCs w:val="24"/>
        </w:rPr>
        <w:t xml:space="preserve">task (Fig. 1A; see Methods), in which each of 9 visual cues indicated a different value offer (Fig. 1B). Each offer was a combination of a reward size (2, 4, or 6 drops of liquid reward) and a discounting delay (1, 5, or 10 seconds after the choice). In each trial the offer was presented, and the monkeys chose whether to accept or refuse the offer. If the offer was accepted, the cue-defined drops were delivered after the corresponding delay (Fig. 1A). If the offer was rejected, the monkey could immediately begin a new trial. </w:t>
      </w:r>
    </w:p>
    <w:p w14:paraId="00000035" w14:textId="77777777" w:rsidR="003B379C" w:rsidRDefault="00D3041E">
      <w:pPr>
        <w:shd w:val="clear" w:color="auto" w:fill="FFFFFF"/>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the behavioral analyses, we used the data from all the neural recording days (7 for monkey 1 and 16 for monkey 2). </w:t>
      </w:r>
      <w:commentRangeStart w:id="12"/>
      <w:r>
        <w:rPr>
          <w:rFonts w:ascii="Times New Roman" w:eastAsia="Times New Roman" w:hAnsi="Times New Roman" w:cs="Times New Roman"/>
          <w:sz w:val="24"/>
          <w:szCs w:val="24"/>
        </w:rPr>
        <w:t xml:space="preserve">The probability of accepting an offer, calculated independently for each of the 9 offers, was modeled as a binary variable using logistic regression with reward size (here, drops) and delay as independent continuous variables,  </w:t>
      </w:r>
    </w:p>
    <w:p w14:paraId="00000036" w14:textId="77777777" w:rsidR="003B379C" w:rsidRDefault="00D3041E">
      <w:pPr>
        <w:shd w:val="clear" w:color="auto" w:fill="FFFFFF"/>
        <w:spacing w:after="0" w:line="480" w:lineRule="auto"/>
        <w:jc w:val="center"/>
        <w:rPr>
          <w:rFonts w:ascii="Times New Roman" w:eastAsia="Times New Roman" w:hAnsi="Times New Roman" w:cs="Times New Roman"/>
        </w:rPr>
      </w:pPr>
      <w:r>
        <w:rPr>
          <w:rFonts w:ascii="Times New Roman" w:eastAsia="Times New Roman" w:hAnsi="Times New Roman" w:cs="Times New Roman"/>
          <w:sz w:val="18"/>
          <w:szCs w:val="18"/>
        </w:rPr>
        <w:t>Accept Rate = e^((β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(drops*delay)))/(1+(e^((β</w:t>
      </w:r>
      <w:r>
        <w:rPr>
          <w:rFonts w:ascii="Times New Roman" w:eastAsia="Times New Roman" w:hAnsi="Times New Roman" w:cs="Times New Roman"/>
          <w:sz w:val="18"/>
          <w:szCs w:val="18"/>
          <w:vertAlign w:val="subscript"/>
        </w:rPr>
        <w:t>0</w:t>
      </w:r>
      <w:r>
        <w:rPr>
          <w:rFonts w:ascii="Times New Roman" w:eastAsia="Times New Roman" w:hAnsi="Times New Roman" w:cs="Times New Roman"/>
          <w:sz w:val="18"/>
          <w:szCs w:val="18"/>
        </w:rPr>
        <w:t xml:space="preserve"> + β</w:t>
      </w:r>
      <w:r>
        <w:rPr>
          <w:rFonts w:ascii="Times New Roman" w:eastAsia="Times New Roman" w:hAnsi="Times New Roman" w:cs="Times New Roman"/>
          <w:sz w:val="18"/>
          <w:szCs w:val="18"/>
          <w:vertAlign w:val="subscript"/>
        </w:rPr>
        <w:t>1</w:t>
      </w:r>
      <w:r>
        <w:rPr>
          <w:rFonts w:ascii="Times New Roman" w:eastAsia="Times New Roman" w:hAnsi="Times New Roman" w:cs="Times New Roman"/>
          <w:sz w:val="18"/>
          <w:szCs w:val="18"/>
        </w:rPr>
        <w:t>(drops) + β</w:t>
      </w:r>
      <w:r>
        <w:rPr>
          <w:rFonts w:ascii="Times New Roman" w:eastAsia="Times New Roman" w:hAnsi="Times New Roman" w:cs="Times New Roman"/>
          <w:sz w:val="18"/>
          <w:szCs w:val="18"/>
          <w:vertAlign w:val="subscript"/>
        </w:rPr>
        <w:t>2</w:t>
      </w:r>
      <w:r>
        <w:rPr>
          <w:rFonts w:ascii="Times New Roman" w:eastAsia="Times New Roman" w:hAnsi="Times New Roman" w:cs="Times New Roman"/>
          <w:sz w:val="18"/>
          <w:szCs w:val="18"/>
        </w:rPr>
        <w:t>(delay) + β</w:t>
      </w:r>
      <w:r>
        <w:rPr>
          <w:rFonts w:ascii="Times New Roman" w:eastAsia="Times New Roman" w:hAnsi="Times New Roman" w:cs="Times New Roman"/>
          <w:sz w:val="18"/>
          <w:szCs w:val="18"/>
          <w:vertAlign w:val="subscript"/>
        </w:rPr>
        <w:t>3</w:t>
      </w:r>
      <w:r>
        <w:rPr>
          <w:rFonts w:ascii="Times New Roman" w:eastAsia="Times New Roman" w:hAnsi="Times New Roman" w:cs="Times New Roman"/>
          <w:sz w:val="18"/>
          <w:szCs w:val="18"/>
        </w:rPr>
        <w:t>(drops * delay)))))</w:t>
      </w:r>
      <w:commentRangeEnd w:id="12"/>
      <w:r w:rsidR="00B82590">
        <w:rPr>
          <w:rStyle w:val="CommentReference"/>
        </w:rPr>
        <w:commentReference w:id="12"/>
      </w:r>
    </w:p>
    <w:p w14:paraId="00000037"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monkeys’ behavior was influenced by both reward drops and delay, such that the probability of accepting the offer was highest for the largest drops with the shortest delay, and became progressively smaller as the drops became fewer and/or the delay became longer (Fig. 2A, Monkey 1: intercept: z = 4.7, p = 2.6x10-6, reward size: z = 8.8, p &lt; 2x10-16, delay: z = -6.3, p = 3.1x10-10, reward size x delay: z = -2.5, p = 0.01. Monkey 2: intercept: z = -1, p =0.31, reward size: z = 11.8, p &lt; 2x10-16, delay: z = -9.7, p &lt; 2x10-16, reward size x delay: z = -6.2, p = 6.5x10-10). </w:t>
      </w:r>
    </w:p>
    <w:p w14:paraId="00000038" w14:textId="74DC0DA6"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Certain combinations of drops and delays were treated as equivalent. For example, monkey 2 accepted small reward/medium delay and large reward/long delay at similar rates. This indicates that the interaction between drops and delay influence</w:t>
      </w:r>
      <w:r w:rsidR="00811807">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behavior, and that the longest delay had a large impact on acceptance rate (see Fig. 2A d, i respectively</w:t>
      </w:r>
      <w:commentRangeStart w:id="13"/>
      <w:r>
        <w:rPr>
          <w:rFonts w:ascii="Times New Roman" w:eastAsia="Times New Roman" w:hAnsi="Times New Roman" w:cs="Times New Roman"/>
          <w:sz w:val="24"/>
          <w:szCs w:val="24"/>
        </w:rPr>
        <w:t xml:space="preserve">). The interaction between drops and delay can be described using simple reward discounting </w:t>
      </w:r>
      <w:r>
        <w:rPr>
          <w:rFonts w:ascii="Times New Roman" w:eastAsia="Times New Roman" w:hAnsi="Times New Roman" w:cs="Times New Roman"/>
          <w:sz w:val="24"/>
          <w:szCs w:val="24"/>
        </w:rPr>
        <w:lastRenderedPageBreak/>
        <w:t>models, with the discounted value (DV) directly related to drops and inversely related to the delay, as shown in the following formulae:</w:t>
      </w:r>
    </w:p>
    <w:p w14:paraId="00000039"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Exponential discounting model: DV = R/e^kD</w:t>
      </w:r>
    </w:p>
    <w:p w14:paraId="0000003A" w14:textId="77777777" w:rsidR="003B379C" w:rsidRDefault="00D3041E">
      <w:pPr>
        <w:shd w:val="clear" w:color="auto" w:fill="FFFFFF"/>
        <w:spacing w:after="0" w:line="48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Hyperbolic discounting model: DV = R/(1+kD)</w:t>
      </w:r>
      <w:commentRangeEnd w:id="13"/>
      <w:r w:rsidR="00A133D5">
        <w:rPr>
          <w:rStyle w:val="CommentReference"/>
        </w:rPr>
        <w:commentReference w:id="13"/>
      </w:r>
    </w:p>
    <w:p w14:paraId="0000003B"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DV is the discounted value expressed as the probability of accepting the offer, R is the reward size in drops, k is the discount factor fit separately to the data for each monkey, and D is the delay until reward delivery.  </w:t>
      </w:r>
    </w:p>
    <w:p w14:paraId="0000003C" w14:textId="027AC9FE" w:rsidR="003B379C" w:rsidRDefault="00D3041E">
      <w:pPr>
        <w:shd w:val="clear" w:color="auto" w:fill="FFFFFF"/>
        <w:spacing w:after="0" w:line="480" w:lineRule="auto"/>
        <w:rPr>
          <w:rFonts w:ascii="Times New Roman" w:eastAsia="Times New Roman" w:hAnsi="Times New Roman" w:cs="Times New Roman"/>
          <w:sz w:val="24"/>
          <w:szCs w:val="24"/>
        </w:rPr>
      </w:pPr>
      <w:commentRangeStart w:id="14"/>
      <w:r>
        <w:rPr>
          <w:rFonts w:ascii="Times New Roman" w:eastAsia="Times New Roman" w:hAnsi="Times New Roman" w:cs="Times New Roman"/>
          <w:sz w:val="24"/>
          <w:szCs w:val="24"/>
        </w:rPr>
        <w:t>The discounted value was better estimated by the hyperbolic discounting model in monkey 1 (Akaike Information Criterion (AIC): Exponential model vs Hyperbolic model= -16.9 vs -23.1) and the exponential model in monkey 2</w:t>
      </w:r>
      <w:r w:rsidR="009B283C">
        <w:rPr>
          <w:rFonts w:ascii="Times New Roman" w:eastAsia="Times New Roman" w:hAnsi="Times New Roman" w:cs="Times New Roman"/>
          <w:sz w:val="24"/>
          <w:szCs w:val="24"/>
        </w:rPr>
        <w:t xml:space="preserve"> (hyperbolic model did not work for monkey 2)</w:t>
      </w:r>
      <w:r>
        <w:rPr>
          <w:rFonts w:ascii="Times New Roman" w:eastAsia="Times New Roman" w:hAnsi="Times New Roman" w:cs="Times New Roman"/>
          <w:sz w:val="24"/>
          <w:szCs w:val="24"/>
        </w:rPr>
        <w:t xml:space="preserve">. </w:t>
      </w:r>
    </w:p>
    <w:p w14:paraId="0000003D"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relationship between the acceptance probability and discounted value (black curves in Fig. 2B) was represented by a 2-parameter logistic function: </w:t>
      </w:r>
    </w:p>
    <w:p w14:paraId="0000003E" w14:textId="77777777" w:rsidR="003B379C" w:rsidRDefault="00D3041E">
      <w:pPr>
        <w:shd w:val="clear" w:color="auto" w:fill="FFFFFF"/>
        <w:spacing w:after="0" w:line="48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Acceptance Probability = 1/(1+e^((-αDV-β)))</w:t>
      </w:r>
    </w:p>
    <w:p w14:paraId="0000003F"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where parameter α controlled the steepness of the sigmoidal curve, and parameter β determined the degree of horizontal translation. A general-purpose optimization function (“optim” in the “R” statistical programming language) was used to find the best fits for α and β (alpha and beta for each monkey).  </w:t>
      </w:r>
      <w:commentRangeEnd w:id="14"/>
      <w:r w:rsidR="00B52BC2">
        <w:rPr>
          <w:rStyle w:val="CommentReference"/>
        </w:rPr>
        <w:commentReference w:id="14"/>
      </w:r>
    </w:p>
    <w:p w14:paraId="00000040" w14:textId="77777777" w:rsidR="003B379C" w:rsidRDefault="003B379C">
      <w:pPr>
        <w:shd w:val="clear" w:color="auto" w:fill="FFFFFF"/>
        <w:spacing w:after="0" w:line="480" w:lineRule="auto"/>
        <w:rPr>
          <w:rFonts w:ascii="Times New Roman" w:eastAsia="Times New Roman" w:hAnsi="Times New Roman" w:cs="Times New Roman"/>
          <w:sz w:val="24"/>
          <w:szCs w:val="24"/>
        </w:rPr>
      </w:pPr>
    </w:p>
    <w:p w14:paraId="00000041" w14:textId="77777777" w:rsidR="003B379C" w:rsidRDefault="00D3041E">
      <w:pPr>
        <w:shd w:val="clear" w:color="auto" w:fill="FFFFFF"/>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Neural Activity</w:t>
      </w:r>
    </w:p>
    <w:p w14:paraId="00000042" w14:textId="1A93A3FF" w:rsidR="003B379C" w:rsidRDefault="00D3041E">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Neural activity modulates </w:t>
      </w:r>
      <w:r w:rsidR="00143C2E">
        <w:rPr>
          <w:rFonts w:ascii="Times New Roman" w:eastAsia="Times New Roman" w:hAnsi="Times New Roman" w:cs="Times New Roman"/>
          <w:b/>
          <w:sz w:val="24"/>
          <w:szCs w:val="24"/>
        </w:rPr>
        <w:t xml:space="preserve">only </w:t>
      </w:r>
      <w:r>
        <w:rPr>
          <w:rFonts w:ascii="Times New Roman" w:eastAsia="Times New Roman" w:hAnsi="Times New Roman" w:cs="Times New Roman"/>
          <w:b/>
          <w:sz w:val="24"/>
          <w:szCs w:val="24"/>
        </w:rPr>
        <w:t>by the information represented in the visual cue.</w:t>
      </w:r>
    </w:p>
    <w:p w14:paraId="00000043" w14:textId="77777777" w:rsidR="003B379C" w:rsidRDefault="00D3041E">
      <w:pPr>
        <w:shd w:val="clear" w:color="auto" w:fill="FFFFFF"/>
        <w:spacing w:after="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monkeys performed the task, we recorded 170 neurons from the lower bank of the principal sulcus of lPFC (107 in Monkey 1 and 63 in Monkey 2) (Fig. 3A). </w:t>
      </w:r>
    </w:p>
    <w:p w14:paraId="5927161C" w14:textId="496A2E77" w:rsidR="00F649EE" w:rsidRDefault="00D3041E" w:rsidP="00B1383D">
      <w:pPr>
        <w:shd w:val="clear" w:color="auto" w:fill="FFFFFF"/>
        <w:spacing w:after="0" w:line="480" w:lineRule="auto"/>
        <w:ind w:firstLine="426"/>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The neural activity, expressed as total spike count in the cue period, were significantly modulated by drops size and/or delay in </w:t>
      </w:r>
      <w:r w:rsidRPr="0010625D">
        <w:rPr>
          <w:rFonts w:ascii="Times New Roman" w:eastAsia="Times New Roman" w:hAnsi="Times New Roman" w:cs="Times New Roman"/>
          <w:sz w:val="24"/>
          <w:szCs w:val="24"/>
        </w:rPr>
        <w:t>1</w:t>
      </w:r>
      <w:r w:rsidR="0010625D">
        <w:rPr>
          <w:rFonts w:ascii="Times New Roman" w:eastAsia="Times New Roman" w:hAnsi="Times New Roman" w:cs="Times New Roman"/>
          <w:sz w:val="24"/>
          <w:szCs w:val="24"/>
        </w:rPr>
        <w:t>21</w:t>
      </w:r>
      <w:r>
        <w:rPr>
          <w:rFonts w:ascii="Times New Roman" w:eastAsia="Times New Roman" w:hAnsi="Times New Roman" w:cs="Times New Roman"/>
          <w:sz w:val="24"/>
          <w:szCs w:val="24"/>
        </w:rPr>
        <w:t xml:space="preserve">/170 neurons </w:t>
      </w:r>
      <w:r w:rsidRPr="0010625D">
        <w:rPr>
          <w:rFonts w:ascii="Times New Roman" w:eastAsia="Times New Roman" w:hAnsi="Times New Roman" w:cs="Times New Roman"/>
          <w:sz w:val="24"/>
          <w:szCs w:val="24"/>
        </w:rPr>
        <w:t>(two-way ANOVA, p &lt; 0.05; Fig. 3B).</w:t>
      </w:r>
      <w:r w:rsidR="00B1383D">
        <w:rPr>
          <w:rFonts w:ascii="Times New Roman" w:eastAsia="Times New Roman" w:hAnsi="Times New Roman" w:cs="Times New Roman"/>
          <w:sz w:val="24"/>
          <w:szCs w:val="24"/>
        </w:rPr>
        <w:t xml:space="preserve"> </w:t>
      </w:r>
      <w:r w:rsidR="00CB0ABD">
        <w:rPr>
          <w:rFonts w:ascii="Times New Roman" w:eastAsia="Times New Roman" w:hAnsi="Times New Roman" w:cs="Times New Roman"/>
          <w:sz w:val="24"/>
          <w:szCs w:val="24"/>
        </w:rPr>
        <w:t xml:space="preserve">For these </w:t>
      </w:r>
      <w:commentRangeStart w:id="15"/>
      <w:commentRangeStart w:id="16"/>
      <w:r w:rsidR="00CB0ABD">
        <w:rPr>
          <w:rFonts w:ascii="Times New Roman" w:eastAsia="Times New Roman" w:hAnsi="Times New Roman" w:cs="Times New Roman"/>
          <w:sz w:val="24"/>
          <w:szCs w:val="24"/>
        </w:rPr>
        <w:t xml:space="preserve">121 cells </w:t>
      </w:r>
      <w:commentRangeEnd w:id="15"/>
      <w:r w:rsidR="0083750A">
        <w:rPr>
          <w:rStyle w:val="CommentReference"/>
        </w:rPr>
        <w:commentReference w:id="15"/>
      </w:r>
      <w:commentRangeEnd w:id="16"/>
      <w:r w:rsidR="00237463">
        <w:rPr>
          <w:rStyle w:val="CommentReference"/>
        </w:rPr>
        <w:commentReference w:id="16"/>
      </w:r>
      <w:r w:rsidR="00CB0ABD">
        <w:rPr>
          <w:rFonts w:ascii="Times New Roman" w:eastAsia="Times New Roman" w:hAnsi="Times New Roman" w:cs="Times New Roman"/>
          <w:sz w:val="24"/>
          <w:szCs w:val="24"/>
        </w:rPr>
        <w:t xml:space="preserve">we performed </w:t>
      </w:r>
      <w:r w:rsidR="00305308">
        <w:rPr>
          <w:rFonts w:ascii="Times New Roman" w:eastAsia="Times New Roman" w:hAnsi="Times New Roman" w:cs="Times New Roman"/>
          <w:sz w:val="24"/>
          <w:szCs w:val="24"/>
        </w:rPr>
        <w:t xml:space="preserve">a sliding window </w:t>
      </w:r>
      <w:commentRangeStart w:id="17"/>
      <w:r w:rsidR="00A01FB6">
        <w:rPr>
          <w:rFonts w:ascii="Times New Roman" w:eastAsia="Times New Roman" w:hAnsi="Times New Roman" w:cs="Times New Roman"/>
          <w:sz w:val="24"/>
          <w:szCs w:val="24"/>
        </w:rPr>
        <w:t xml:space="preserve">3-way </w:t>
      </w:r>
      <w:r w:rsidR="00EF5B34">
        <w:rPr>
          <w:rFonts w:ascii="Times New Roman" w:eastAsia="Times New Roman" w:hAnsi="Times New Roman" w:cs="Times New Roman"/>
          <w:sz w:val="24"/>
          <w:szCs w:val="24"/>
        </w:rPr>
        <w:t xml:space="preserve">ANOVA </w:t>
      </w:r>
      <w:r w:rsidR="00305308">
        <w:rPr>
          <w:rFonts w:ascii="Times New Roman" w:eastAsia="Times New Roman" w:hAnsi="Times New Roman" w:cs="Times New Roman"/>
          <w:sz w:val="24"/>
          <w:szCs w:val="24"/>
        </w:rPr>
        <w:t xml:space="preserve">analysis </w:t>
      </w:r>
      <w:commentRangeEnd w:id="17"/>
      <w:r w:rsidR="00A01FB6">
        <w:rPr>
          <w:rStyle w:val="CommentReference"/>
        </w:rPr>
        <w:commentReference w:id="17"/>
      </w:r>
      <w:r w:rsidR="00305308">
        <w:rPr>
          <w:rFonts w:ascii="Times New Roman" w:eastAsia="Times New Roman" w:hAnsi="Times New Roman" w:cs="Times New Roman"/>
          <w:sz w:val="24"/>
          <w:szCs w:val="24"/>
        </w:rPr>
        <w:t xml:space="preserve">(see </w:t>
      </w:r>
      <w:r w:rsidR="00305308">
        <w:rPr>
          <w:rFonts w:ascii="Times New Roman" w:eastAsia="Times New Roman" w:hAnsi="Times New Roman" w:cs="Times New Roman"/>
          <w:sz w:val="24"/>
          <w:szCs w:val="24"/>
        </w:rPr>
        <w:lastRenderedPageBreak/>
        <w:t xml:space="preserve">Methods) </w:t>
      </w:r>
      <w:r w:rsidR="00CB0ABD">
        <w:rPr>
          <w:rFonts w:ascii="Times New Roman" w:eastAsia="Times New Roman" w:hAnsi="Times New Roman" w:cs="Times New Roman"/>
          <w:sz w:val="24"/>
          <w:szCs w:val="24"/>
        </w:rPr>
        <w:t xml:space="preserve">and found that </w:t>
      </w:r>
      <w:r w:rsidR="00305308">
        <w:rPr>
          <w:rFonts w:ascii="Times New Roman" w:eastAsia="Times New Roman" w:hAnsi="Times New Roman" w:cs="Times New Roman"/>
          <w:sz w:val="24"/>
          <w:szCs w:val="24"/>
        </w:rPr>
        <w:t>t</w:t>
      </w:r>
      <w:r w:rsidR="00F649EE">
        <w:rPr>
          <w:rFonts w:ascii="Times New Roman" w:eastAsia="Times New Roman" w:hAnsi="Times New Roman" w:cs="Times New Roman"/>
          <w:color w:val="000000"/>
          <w:sz w:val="24"/>
          <w:szCs w:val="24"/>
        </w:rPr>
        <w:t xml:space="preserve">he </w:t>
      </w:r>
      <w:r w:rsidR="00A01FB6">
        <w:rPr>
          <w:rFonts w:ascii="Times New Roman" w:eastAsia="Times New Roman" w:hAnsi="Times New Roman" w:cs="Times New Roman"/>
          <w:color w:val="000000"/>
          <w:sz w:val="24"/>
          <w:szCs w:val="24"/>
        </w:rPr>
        <w:t>proportion of</w:t>
      </w:r>
      <w:r w:rsidR="00F649EE">
        <w:rPr>
          <w:rFonts w:ascii="Times New Roman" w:eastAsia="Times New Roman" w:hAnsi="Times New Roman" w:cs="Times New Roman"/>
          <w:color w:val="000000"/>
          <w:sz w:val="24"/>
          <w:szCs w:val="24"/>
        </w:rPr>
        <w:t xml:space="preserve"> neurons modulated by </w:t>
      </w:r>
      <w:r w:rsidR="003A6B00">
        <w:rPr>
          <w:rFonts w:ascii="Times New Roman" w:eastAsia="Times New Roman" w:hAnsi="Times New Roman" w:cs="Times New Roman"/>
          <w:color w:val="000000"/>
          <w:sz w:val="24"/>
          <w:szCs w:val="24"/>
        </w:rPr>
        <w:t>each</w:t>
      </w:r>
      <w:r w:rsidR="00F649EE">
        <w:rPr>
          <w:rFonts w:ascii="Times New Roman" w:eastAsia="Times New Roman" w:hAnsi="Times New Roman" w:cs="Times New Roman"/>
          <w:color w:val="000000"/>
          <w:sz w:val="24"/>
          <w:szCs w:val="24"/>
        </w:rPr>
        <w:t xml:space="preserve"> factor increased </w:t>
      </w:r>
      <w:commentRangeStart w:id="18"/>
      <w:r w:rsidR="00F649EE">
        <w:rPr>
          <w:rFonts w:ascii="Times New Roman" w:eastAsia="Times New Roman" w:hAnsi="Times New Roman" w:cs="Times New Roman"/>
          <w:color w:val="000000"/>
          <w:sz w:val="24"/>
          <w:szCs w:val="24"/>
        </w:rPr>
        <w:t xml:space="preserve">soon </w:t>
      </w:r>
      <w:commentRangeEnd w:id="18"/>
      <w:r w:rsidR="00237463">
        <w:rPr>
          <w:rStyle w:val="CommentReference"/>
        </w:rPr>
        <w:commentReference w:id="18"/>
      </w:r>
      <w:r w:rsidR="00F649EE">
        <w:rPr>
          <w:rFonts w:ascii="Times New Roman" w:eastAsia="Times New Roman" w:hAnsi="Times New Roman" w:cs="Times New Roman"/>
          <w:color w:val="000000"/>
          <w:sz w:val="24"/>
          <w:szCs w:val="24"/>
        </w:rPr>
        <w:t xml:space="preserve">after the cue appeared on the screen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The largest proportion of these modulated neurons responded to the delay factor, and the proportion remained high for the entire cue period of analysis. Similar proportion of neurons was modulated by the drops factor in the early cue period, as it was then reduced. Fewer neurons responded slightly later to the interaction of drops and delay (Fig. </w:t>
      </w:r>
      <w:r w:rsidR="009546C2">
        <w:rPr>
          <w:rFonts w:ascii="Times New Roman" w:eastAsia="Times New Roman" w:hAnsi="Times New Roman" w:cs="Times New Roman"/>
          <w:color w:val="000000"/>
          <w:sz w:val="24"/>
          <w:szCs w:val="24"/>
        </w:rPr>
        <w:t>3C</w:t>
      </w:r>
      <w:r w:rsidR="00F649EE">
        <w:rPr>
          <w:rFonts w:ascii="Times New Roman" w:eastAsia="Times New Roman" w:hAnsi="Times New Roman" w:cs="Times New Roman"/>
          <w:color w:val="000000"/>
          <w:sz w:val="24"/>
          <w:szCs w:val="24"/>
        </w:rPr>
        <w:t xml:space="preserve">). </w:t>
      </w:r>
      <w:commentRangeStart w:id="19"/>
      <w:r w:rsidR="005C74C5">
        <w:rPr>
          <w:rFonts w:ascii="Times New Roman" w:eastAsia="Times New Roman" w:hAnsi="Times New Roman" w:cs="Times New Roman"/>
          <w:color w:val="000000"/>
          <w:sz w:val="24"/>
          <w:szCs w:val="24"/>
        </w:rPr>
        <w:t>We did not find cells responsive to the choice (whether the animal is going to accept or refuse the offer; Fig. 3</w:t>
      </w:r>
      <w:r w:rsidR="00B1383D">
        <w:rPr>
          <w:rFonts w:ascii="Times New Roman" w:eastAsia="Times New Roman" w:hAnsi="Times New Roman" w:cs="Times New Roman"/>
          <w:color w:val="000000"/>
          <w:sz w:val="24"/>
          <w:szCs w:val="24"/>
        </w:rPr>
        <w:t>C</w:t>
      </w:r>
      <w:r w:rsidR="005C74C5">
        <w:rPr>
          <w:rFonts w:ascii="Times New Roman" w:eastAsia="Times New Roman" w:hAnsi="Times New Roman" w:cs="Times New Roman"/>
          <w:color w:val="000000"/>
          <w:sz w:val="24"/>
          <w:szCs w:val="24"/>
        </w:rPr>
        <w:t xml:space="preserve">). </w:t>
      </w:r>
      <w:commentRangeEnd w:id="19"/>
      <w:r w:rsidR="00A400DE">
        <w:rPr>
          <w:rStyle w:val="CommentReference"/>
        </w:rPr>
        <w:commentReference w:id="19"/>
      </w:r>
    </w:p>
    <w:p w14:paraId="5FB0D31D" w14:textId="57E9F4DF" w:rsidR="001F602C" w:rsidRPr="00F50C2D" w:rsidRDefault="00E21CE0" w:rsidP="003F7830">
      <w:pPr>
        <w:shd w:val="clear" w:color="auto" w:fill="FFFFFF"/>
        <w:spacing w:after="0" w:line="480" w:lineRule="auto"/>
        <w:ind w:firstLine="426"/>
        <w:rPr>
          <w:rFonts w:ascii="Times New Roman" w:eastAsia="Times New Roman" w:hAnsi="Times New Roman" w:cs="Times New Roman"/>
          <w:color w:val="000000"/>
          <w:sz w:val="24"/>
          <w:szCs w:val="24"/>
        </w:rPr>
      </w:pPr>
      <w:commentRangeStart w:id="20"/>
      <w:r w:rsidRPr="00E21CE0">
        <w:rPr>
          <w:rFonts w:ascii="Times New Roman" w:eastAsia="Times New Roman" w:hAnsi="Times New Roman" w:cs="Times New Roman"/>
          <w:color w:val="000000"/>
          <w:sz w:val="24"/>
          <w:szCs w:val="24"/>
        </w:rPr>
        <w:t xml:space="preserve">Although the percentage of neurons responding to drop and delay were initially similar and then differentiated </w:t>
      </w:r>
      <w:r w:rsidR="00553914">
        <w:rPr>
          <w:rFonts w:ascii="Times New Roman" w:eastAsia="Times New Roman" w:hAnsi="Times New Roman" w:cs="Times New Roman"/>
          <w:color w:val="000000"/>
          <w:sz w:val="24"/>
          <w:szCs w:val="24"/>
        </w:rPr>
        <w:t xml:space="preserve">around </w:t>
      </w:r>
      <w:r w:rsidRPr="00E21CE0">
        <w:rPr>
          <w:rFonts w:ascii="Times New Roman" w:eastAsia="Times New Roman" w:hAnsi="Times New Roman" w:cs="Times New Roman"/>
          <w:color w:val="000000"/>
          <w:sz w:val="24"/>
          <w:szCs w:val="24"/>
        </w:rPr>
        <w:t>2</w:t>
      </w:r>
      <w:r w:rsidR="00A01FB6">
        <w:rPr>
          <w:rFonts w:ascii="Times New Roman" w:eastAsia="Times New Roman" w:hAnsi="Times New Roman" w:cs="Times New Roman"/>
          <w:color w:val="000000"/>
          <w:sz w:val="24"/>
          <w:szCs w:val="24"/>
        </w:rPr>
        <w:t>0</w:t>
      </w:r>
      <w:r w:rsidRPr="00E21CE0">
        <w:rPr>
          <w:rFonts w:ascii="Times New Roman" w:eastAsia="Times New Roman" w:hAnsi="Times New Roman" w:cs="Times New Roman"/>
          <w:color w:val="000000"/>
          <w:sz w:val="24"/>
          <w:szCs w:val="24"/>
        </w:rPr>
        <w:t>0 ms after stimulus presentation, we saw that the drop-related signal</w:t>
      </w:r>
      <w:r w:rsidR="003F7830">
        <w:rPr>
          <w:rFonts w:ascii="Times New Roman" w:eastAsia="Times New Roman" w:hAnsi="Times New Roman" w:cs="Times New Roman"/>
          <w:color w:val="000000"/>
          <w:sz w:val="24"/>
          <w:szCs w:val="24"/>
        </w:rPr>
        <w:t>, expressed as</w:t>
      </w:r>
      <w:r w:rsidR="005A7C01">
        <w:rPr>
          <w:rFonts w:ascii="Times New Roman" w:eastAsia="Times New Roman" w:hAnsi="Times New Roman" w:cs="Times New Roman"/>
          <w:color w:val="000000"/>
          <w:sz w:val="24"/>
          <w:szCs w:val="24"/>
        </w:rPr>
        <w:t xml:space="preserve"> </w:t>
      </w:r>
      <w:r w:rsidR="003F7830">
        <w:rPr>
          <w:rFonts w:ascii="Times New Roman" w:eastAsia="Times New Roman" w:hAnsi="Times New Roman" w:cs="Times New Roman"/>
          <w:color w:val="000000"/>
          <w:sz w:val="24"/>
          <w:szCs w:val="24"/>
        </w:rPr>
        <w:t>explained</w:t>
      </w:r>
      <w:r w:rsidR="005A7C01">
        <w:rPr>
          <w:rFonts w:ascii="Times New Roman" w:eastAsia="Times New Roman" w:hAnsi="Times New Roman" w:cs="Times New Roman"/>
          <w:color w:val="000000"/>
          <w:sz w:val="24"/>
          <w:szCs w:val="24"/>
        </w:rPr>
        <w:t xml:space="preserve"> </w:t>
      </w:r>
      <w:r w:rsidR="00A01FB6">
        <w:rPr>
          <w:rFonts w:ascii="Times New Roman" w:eastAsia="Times New Roman" w:hAnsi="Times New Roman" w:cs="Times New Roman"/>
          <w:color w:val="000000"/>
          <w:sz w:val="24"/>
          <w:szCs w:val="24"/>
        </w:rPr>
        <w:t xml:space="preserve">variance </w:t>
      </w:r>
      <w:commentRangeStart w:id="21"/>
      <w:r w:rsidR="00431294">
        <w:rPr>
          <w:rFonts w:ascii="Times New Roman" w:eastAsia="Times New Roman" w:hAnsi="Times New Roman" w:cs="Times New Roman"/>
          <w:color w:val="000000"/>
          <w:sz w:val="24"/>
          <w:szCs w:val="24"/>
        </w:rPr>
        <w:t>(</w:t>
      </w:r>
      <w:r w:rsidR="00553914">
        <w:rPr>
          <w:rFonts w:ascii="Times New Roman" w:eastAsia="Times New Roman" w:hAnsi="Times New Roman" w:cs="Times New Roman"/>
          <w:color w:val="000000"/>
          <w:sz w:val="24"/>
          <w:szCs w:val="24"/>
        </w:rPr>
        <w:t xml:space="preserve">omega squared, </w:t>
      </w:r>
      <w:r w:rsidR="00431294">
        <w:rPr>
          <w:rFonts w:ascii="Times New Roman" w:eastAsia="Times New Roman" w:hAnsi="Times New Roman" w:cs="Times New Roman"/>
          <w:color w:val="000000"/>
          <w:sz w:val="24"/>
          <w:szCs w:val="24"/>
        </w:rPr>
        <w:t>see methods)</w:t>
      </w:r>
      <w:r w:rsidR="003F7830">
        <w:rPr>
          <w:rFonts w:ascii="Times New Roman" w:eastAsia="Times New Roman" w:hAnsi="Times New Roman" w:cs="Times New Roman"/>
          <w:color w:val="000000"/>
          <w:sz w:val="24"/>
          <w:szCs w:val="24"/>
        </w:rPr>
        <w:t xml:space="preserve">, </w:t>
      </w:r>
      <w:commentRangeEnd w:id="21"/>
      <w:r w:rsidR="005A7C01">
        <w:rPr>
          <w:rStyle w:val="CommentReference"/>
        </w:rPr>
        <w:commentReference w:id="21"/>
      </w:r>
      <w:r w:rsidRPr="00E21CE0">
        <w:rPr>
          <w:rFonts w:ascii="Times New Roman" w:eastAsia="Times New Roman" w:hAnsi="Times New Roman" w:cs="Times New Roman"/>
          <w:color w:val="000000"/>
          <w:sz w:val="24"/>
          <w:szCs w:val="24"/>
        </w:rPr>
        <w:t xml:space="preserve">started earlier </w:t>
      </w:r>
      <w:r w:rsidR="003F7830">
        <w:rPr>
          <w:rFonts w:ascii="Times New Roman" w:eastAsia="Times New Roman" w:hAnsi="Times New Roman" w:cs="Times New Roman"/>
          <w:color w:val="000000"/>
          <w:sz w:val="24"/>
          <w:szCs w:val="24"/>
        </w:rPr>
        <w:t>than the</w:t>
      </w:r>
      <w:r w:rsidRPr="00E21CE0">
        <w:rPr>
          <w:rFonts w:ascii="Times New Roman" w:eastAsia="Times New Roman" w:hAnsi="Times New Roman" w:cs="Times New Roman"/>
          <w:color w:val="000000"/>
          <w:sz w:val="24"/>
          <w:szCs w:val="24"/>
        </w:rPr>
        <w:t xml:space="preserve"> delay-related signal. </w:t>
      </w:r>
      <w:commentRangeEnd w:id="20"/>
      <w:r w:rsidR="00A400DE">
        <w:rPr>
          <w:rStyle w:val="CommentReference"/>
        </w:rPr>
        <w:commentReference w:id="20"/>
      </w:r>
      <w:r w:rsidRPr="00E21CE0">
        <w:rPr>
          <w:rFonts w:ascii="Times New Roman" w:eastAsia="Times New Roman" w:hAnsi="Times New Roman" w:cs="Times New Roman"/>
          <w:color w:val="000000"/>
          <w:sz w:val="24"/>
          <w:szCs w:val="24"/>
        </w:rPr>
        <w:t>The interaction-related signal emerged when the separate drop and delay signals reached a maximum</w:t>
      </w:r>
      <w:r>
        <w:rPr>
          <w:rFonts w:ascii="Times New Roman" w:eastAsia="Times New Roman" w:hAnsi="Times New Roman" w:cs="Times New Roman"/>
          <w:color w:val="000000"/>
          <w:sz w:val="24"/>
          <w:szCs w:val="24"/>
        </w:rPr>
        <w:t xml:space="preserve"> (Fig. 3</w:t>
      </w:r>
      <w:r w:rsidR="003F7830">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w:t>
      </w:r>
      <w:r w:rsidRPr="00E21CE0">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196D5F">
        <w:rPr>
          <w:rFonts w:ascii="Times New Roman" w:eastAsia="Times New Roman" w:hAnsi="Times New Roman" w:cs="Times New Roman"/>
          <w:color w:val="000000"/>
          <w:sz w:val="24"/>
          <w:szCs w:val="24"/>
        </w:rPr>
        <w:t xml:space="preserve">We did not find any choice related signal in the </w:t>
      </w:r>
      <w:r w:rsidR="00E16843">
        <w:rPr>
          <w:rFonts w:ascii="Times New Roman" w:eastAsia="Times New Roman" w:hAnsi="Times New Roman" w:cs="Times New Roman"/>
          <w:color w:val="000000"/>
          <w:sz w:val="24"/>
          <w:szCs w:val="24"/>
        </w:rPr>
        <w:t>offering period</w:t>
      </w:r>
      <w:r w:rsidR="00196D5F">
        <w:rPr>
          <w:rFonts w:ascii="Times New Roman" w:eastAsia="Times New Roman" w:hAnsi="Times New Roman" w:cs="Times New Roman"/>
          <w:color w:val="000000"/>
          <w:sz w:val="24"/>
          <w:szCs w:val="24"/>
        </w:rPr>
        <w:t xml:space="preserve">. </w:t>
      </w:r>
      <w:r w:rsidR="003F7830" w:rsidRPr="003F7830">
        <w:rPr>
          <w:rFonts w:ascii="Times New Roman" w:eastAsia="Times New Roman" w:hAnsi="Times New Roman" w:cs="Times New Roman"/>
          <w:color w:val="000000"/>
          <w:sz w:val="24"/>
          <w:szCs w:val="24"/>
        </w:rPr>
        <w:t>For this last aspect, we looked at it more closely on a cell-by-cell basis and for each condition where there were enough accepted and rejected trials</w:t>
      </w:r>
      <w:commentRangeStart w:id="22"/>
      <w:r w:rsidR="003F7830" w:rsidRPr="003F7830">
        <w:rPr>
          <w:rFonts w:ascii="Times New Roman" w:eastAsia="Times New Roman" w:hAnsi="Times New Roman" w:cs="Times New Roman"/>
          <w:color w:val="000000"/>
          <w:sz w:val="24"/>
          <w:szCs w:val="24"/>
        </w:rPr>
        <w:t>.</w:t>
      </w:r>
      <w:r w:rsidR="003F7830">
        <w:rPr>
          <w:rFonts w:ascii="Times New Roman" w:eastAsia="Times New Roman" w:hAnsi="Times New Roman" w:cs="Times New Roman"/>
          <w:sz w:val="24"/>
          <w:szCs w:val="24"/>
        </w:rPr>
        <w:t xml:space="preserve"> </w:t>
      </w:r>
      <w:r w:rsidR="003F7830" w:rsidRPr="00F50C2D">
        <w:rPr>
          <w:rFonts w:ascii="Times New Roman" w:eastAsia="Times New Roman" w:hAnsi="Times New Roman" w:cs="Times New Roman"/>
          <w:sz w:val="24"/>
          <w:szCs w:val="24"/>
        </w:rPr>
        <w:t>A</w:t>
      </w:r>
      <w:r w:rsidR="001F602C" w:rsidRPr="00F50C2D">
        <w:rPr>
          <w:rFonts w:ascii="Times New Roman" w:eastAsia="Times New Roman" w:hAnsi="Times New Roman" w:cs="Times New Roman"/>
          <w:sz w:val="24"/>
          <w:szCs w:val="24"/>
        </w:rPr>
        <w:t xml:space="preserve"> 1-way ANOVA (p &lt; 0.05) was performed on each offer where the animal responded with at least 5 accepted and 5 refused trials (N = 782; 599 for monkey 1 and 183 for monkey 2). For 94% of the offers the neural response when the monkey accepted was indistinguishable from that when the monkey refused (Fig. S</w:t>
      </w:r>
      <w:r w:rsidR="003F7830" w:rsidRPr="00F50C2D">
        <w:rPr>
          <w:rFonts w:ascii="Times New Roman" w:eastAsia="Times New Roman" w:hAnsi="Times New Roman" w:cs="Times New Roman"/>
          <w:sz w:val="24"/>
          <w:szCs w:val="24"/>
        </w:rPr>
        <w:t>1</w:t>
      </w:r>
      <w:r w:rsidR="001F602C" w:rsidRPr="00F50C2D">
        <w:rPr>
          <w:rFonts w:ascii="Times New Roman" w:eastAsia="Times New Roman" w:hAnsi="Times New Roman" w:cs="Times New Roman"/>
          <w:sz w:val="24"/>
          <w:szCs w:val="24"/>
        </w:rPr>
        <w:t xml:space="preserve">A).  </w:t>
      </w:r>
      <w:commentRangeEnd w:id="22"/>
      <w:r w:rsidR="001D35A3">
        <w:rPr>
          <w:rStyle w:val="CommentReference"/>
        </w:rPr>
        <w:commentReference w:id="22"/>
      </w:r>
    </w:p>
    <w:p w14:paraId="40153BF4" w14:textId="000E6C98" w:rsidR="00B82A9B" w:rsidRDefault="00B82A9B" w:rsidP="00196D5F">
      <w:pPr>
        <w:shd w:val="clear" w:color="auto" w:fill="FFFFFF"/>
        <w:spacing w:after="0" w:line="480" w:lineRule="auto"/>
        <w:ind w:firstLine="426"/>
        <w:rPr>
          <w:rFonts w:ascii="Times New Roman" w:eastAsia="Times New Roman" w:hAnsi="Times New Roman" w:cs="Times New Roman"/>
          <w:sz w:val="24"/>
          <w:szCs w:val="24"/>
        </w:rPr>
      </w:pPr>
      <w:commentRangeStart w:id="23"/>
      <w:r w:rsidRPr="00F50C2D">
        <w:rPr>
          <w:rFonts w:ascii="Times New Roman" w:eastAsia="Times New Roman" w:hAnsi="Times New Roman" w:cs="Times New Roman"/>
          <w:sz w:val="24"/>
          <w:szCs w:val="24"/>
        </w:rPr>
        <w:t xml:space="preserve">We also evaluated whether neural activity in the cue period was related to the subsequent motor response to determine if motor preparation influenced the cue-related response. Each offer was split into groups of trials where the animal released the bar after the first go-signal and in trials where the animal released the bar after the second go-signal, irrespective of acceptance or refusal (see Methods). A 1-way ANOVA (p &lt; 0.05) was performed on each offer where the animal responded to </w:t>
      </w:r>
      <w:commentRangeStart w:id="24"/>
      <w:r w:rsidRPr="00F50C2D">
        <w:rPr>
          <w:rFonts w:ascii="Times New Roman" w:eastAsia="Times New Roman" w:hAnsi="Times New Roman" w:cs="Times New Roman"/>
          <w:sz w:val="24"/>
          <w:szCs w:val="24"/>
        </w:rPr>
        <w:t xml:space="preserve">at least 5 trials in the first go-signal and 5 trials in </w:t>
      </w:r>
      <w:commentRangeEnd w:id="24"/>
      <w:r w:rsidR="00CA6E95">
        <w:rPr>
          <w:rStyle w:val="CommentReference"/>
        </w:rPr>
        <w:commentReference w:id="24"/>
      </w:r>
      <w:r w:rsidRPr="00F50C2D">
        <w:rPr>
          <w:rFonts w:ascii="Times New Roman" w:eastAsia="Times New Roman" w:hAnsi="Times New Roman" w:cs="Times New Roman"/>
          <w:sz w:val="24"/>
          <w:szCs w:val="24"/>
        </w:rPr>
        <w:t xml:space="preserve">the second go-signal (N = 1217; 905 offers for monkey 1 and 312 for monkey 2). For 94% of the </w:t>
      </w:r>
      <w:r w:rsidRPr="00F50C2D">
        <w:rPr>
          <w:rFonts w:ascii="Times New Roman" w:eastAsia="Times New Roman" w:hAnsi="Times New Roman" w:cs="Times New Roman"/>
          <w:sz w:val="24"/>
          <w:szCs w:val="24"/>
        </w:rPr>
        <w:lastRenderedPageBreak/>
        <w:t xml:space="preserve">offers the neural response in the cue period when the animal released the bar after the first go signal was indistinguishable from that when the monkey released the bar after the second go signal (Fig. </w:t>
      </w:r>
      <w:r w:rsidR="008119F1" w:rsidRPr="00F50C2D">
        <w:rPr>
          <w:rFonts w:ascii="Times New Roman" w:eastAsia="Times New Roman" w:hAnsi="Times New Roman" w:cs="Times New Roman"/>
          <w:sz w:val="24"/>
          <w:szCs w:val="24"/>
        </w:rPr>
        <w:t>S1B</w:t>
      </w:r>
      <w:r w:rsidRPr="00F50C2D">
        <w:rPr>
          <w:rFonts w:ascii="Times New Roman" w:eastAsia="Times New Roman" w:hAnsi="Times New Roman" w:cs="Times New Roman"/>
          <w:sz w:val="24"/>
          <w:szCs w:val="24"/>
        </w:rPr>
        <w:t>). Thus, we were unable to identify an effect on the responses that could be attributed to motor anticipation.</w:t>
      </w:r>
      <w:r>
        <w:rPr>
          <w:rFonts w:ascii="Times New Roman" w:eastAsia="Times New Roman" w:hAnsi="Times New Roman" w:cs="Times New Roman"/>
          <w:sz w:val="24"/>
          <w:szCs w:val="24"/>
        </w:rPr>
        <w:t xml:space="preserve">  </w:t>
      </w:r>
      <w:commentRangeEnd w:id="23"/>
      <w:r w:rsidR="00CA6E95">
        <w:rPr>
          <w:rStyle w:val="CommentReference"/>
        </w:rPr>
        <w:commentReference w:id="23"/>
      </w:r>
    </w:p>
    <w:p w14:paraId="2B2841B4" w14:textId="77777777" w:rsidR="00C154F7" w:rsidRDefault="00C154F7" w:rsidP="00196D5F">
      <w:pPr>
        <w:shd w:val="clear" w:color="auto" w:fill="FFFFFF"/>
        <w:spacing w:after="0" w:line="480" w:lineRule="auto"/>
        <w:ind w:firstLine="426"/>
        <w:rPr>
          <w:rFonts w:ascii="Times New Roman" w:eastAsia="Times New Roman" w:hAnsi="Times New Roman" w:cs="Times New Roman"/>
          <w:color w:val="000000"/>
          <w:sz w:val="24"/>
          <w:szCs w:val="24"/>
        </w:rPr>
      </w:pPr>
    </w:p>
    <w:p w14:paraId="294EE32C" w14:textId="112852B2" w:rsidR="00FB2C1B" w:rsidRPr="00FB2C1B" w:rsidRDefault="00FB2C1B" w:rsidP="00E67558">
      <w:pPr>
        <w:shd w:val="clear" w:color="auto" w:fill="FFFFFF"/>
        <w:spacing w:after="0" w:line="480" w:lineRule="auto"/>
        <w:rPr>
          <w:rFonts w:ascii="Times New Roman" w:eastAsia="Times New Roman" w:hAnsi="Times New Roman" w:cs="Times New Roman"/>
          <w:b/>
          <w:bCs/>
          <w:sz w:val="24"/>
          <w:szCs w:val="24"/>
        </w:rPr>
      </w:pPr>
      <w:commentRangeStart w:id="25"/>
      <w:r w:rsidRPr="00FB2C1B">
        <w:rPr>
          <w:rFonts w:ascii="Times New Roman" w:eastAsia="Times New Roman" w:hAnsi="Times New Roman" w:cs="Times New Roman"/>
          <w:b/>
          <w:bCs/>
          <w:sz w:val="24"/>
          <w:szCs w:val="24"/>
        </w:rPr>
        <w:t>The neural activity associated with the drop and/or the delay</w:t>
      </w:r>
      <w:r w:rsidR="00376070">
        <w:rPr>
          <w:rFonts w:ascii="Times New Roman" w:eastAsia="Times New Roman" w:hAnsi="Times New Roman" w:cs="Times New Roman"/>
          <w:b/>
          <w:bCs/>
          <w:sz w:val="24"/>
          <w:szCs w:val="24"/>
        </w:rPr>
        <w:t xml:space="preserve"> information</w:t>
      </w:r>
      <w:r w:rsidRPr="00FB2C1B">
        <w:rPr>
          <w:rFonts w:ascii="Times New Roman" w:eastAsia="Times New Roman" w:hAnsi="Times New Roman" w:cs="Times New Roman"/>
          <w:b/>
          <w:bCs/>
          <w:sz w:val="24"/>
          <w:szCs w:val="24"/>
        </w:rPr>
        <w:t xml:space="preserve"> is time-locked at different points in time during the offer period.</w:t>
      </w:r>
      <w:commentRangeEnd w:id="25"/>
      <w:r w:rsidR="00357B71">
        <w:rPr>
          <w:rStyle w:val="CommentReference"/>
        </w:rPr>
        <w:commentReference w:id="25"/>
      </w:r>
    </w:p>
    <w:p w14:paraId="57E88660" w14:textId="68559513" w:rsidR="00E663C6" w:rsidRDefault="00D3041E" w:rsidP="00FB2C1B">
      <w:pPr>
        <w:shd w:val="clear" w:color="auto" w:fill="FFFFFF"/>
        <w:spacing w:after="0" w:line="480" w:lineRule="auto"/>
        <w:rPr>
          <w:rFonts w:ascii="Times New Roman" w:eastAsia="Times New Roman" w:hAnsi="Times New Roman" w:cs="Times New Roman"/>
          <w:sz w:val="24"/>
          <w:szCs w:val="24"/>
        </w:rPr>
      </w:pPr>
      <w:commentRangeStart w:id="26"/>
      <w:commentRangeStart w:id="27"/>
      <w:r w:rsidRPr="00FB2C1B">
        <w:rPr>
          <w:rFonts w:ascii="Times New Roman" w:eastAsia="Times New Roman" w:hAnsi="Times New Roman" w:cs="Times New Roman"/>
          <w:sz w:val="24"/>
          <w:szCs w:val="24"/>
          <w:highlight w:val="yellow"/>
        </w:rPr>
        <w:t xml:space="preserve">Inspection of the raster plots revealed that several distinct </w:t>
      </w:r>
      <w:r w:rsidR="008475D3" w:rsidRPr="00FB2C1B">
        <w:rPr>
          <w:rFonts w:ascii="Times New Roman" w:eastAsia="Times New Roman" w:hAnsi="Times New Roman" w:cs="Times New Roman"/>
          <w:sz w:val="24"/>
          <w:szCs w:val="24"/>
          <w:highlight w:val="yellow"/>
        </w:rPr>
        <w:t xml:space="preserve">patterns </w:t>
      </w:r>
      <w:r w:rsidRPr="00FB2C1B">
        <w:rPr>
          <w:rFonts w:ascii="Times New Roman" w:eastAsia="Times New Roman" w:hAnsi="Times New Roman" w:cs="Times New Roman"/>
          <w:sz w:val="24"/>
          <w:szCs w:val="24"/>
          <w:highlight w:val="yellow"/>
        </w:rPr>
        <w:t>were present in the population of neurons after the cue onset.</w:t>
      </w:r>
      <w:r w:rsidR="009546C2" w:rsidRPr="00FB2C1B">
        <w:rPr>
          <w:rFonts w:ascii="Times New Roman" w:eastAsia="Times New Roman" w:hAnsi="Times New Roman" w:cs="Times New Roman"/>
          <w:sz w:val="24"/>
          <w:szCs w:val="24"/>
          <w:highlight w:val="yellow"/>
        </w:rPr>
        <w:t xml:space="preserve"> </w:t>
      </w:r>
      <w:r w:rsidR="00580A60" w:rsidRPr="00FB2C1B">
        <w:rPr>
          <w:rFonts w:ascii="Times New Roman" w:eastAsia="Times New Roman" w:hAnsi="Times New Roman" w:cs="Times New Roman"/>
          <w:sz w:val="24"/>
          <w:szCs w:val="24"/>
          <w:highlight w:val="yellow"/>
        </w:rPr>
        <w:t>Some neurons responded with a pulse (Fig. 4A</w:t>
      </w:r>
      <w:r w:rsidR="00DC4B8C" w:rsidRPr="00FB2C1B">
        <w:rPr>
          <w:rFonts w:ascii="Times New Roman" w:eastAsia="Times New Roman" w:hAnsi="Times New Roman" w:cs="Times New Roman"/>
          <w:sz w:val="24"/>
          <w:szCs w:val="24"/>
          <w:highlight w:val="yellow"/>
        </w:rPr>
        <w:t xml:space="preserve"> black curve</w:t>
      </w:r>
      <w:r w:rsidR="00580A60" w:rsidRPr="00FB2C1B">
        <w:rPr>
          <w:rFonts w:ascii="Times New Roman" w:eastAsia="Times New Roman" w:hAnsi="Times New Roman" w:cs="Times New Roman"/>
          <w:sz w:val="24"/>
          <w:szCs w:val="24"/>
          <w:highlight w:val="yellow"/>
        </w:rPr>
        <w:t>, 22/117 neurons; 15 from Monkey 1 and 7 from Monkey 2); others with a pause followed by a pulse (</w:t>
      </w:r>
      <w:r w:rsidR="005510B0" w:rsidRPr="00FB2C1B">
        <w:rPr>
          <w:rFonts w:ascii="Times New Roman" w:eastAsia="Times New Roman" w:hAnsi="Times New Roman" w:cs="Times New Roman"/>
          <w:sz w:val="24"/>
          <w:szCs w:val="24"/>
          <w:highlight w:val="yellow"/>
        </w:rPr>
        <w:t>Fig. 4B</w:t>
      </w:r>
      <w:r w:rsidR="00DC4B8C" w:rsidRPr="00FB2C1B">
        <w:rPr>
          <w:rFonts w:ascii="Times New Roman" w:eastAsia="Times New Roman" w:hAnsi="Times New Roman" w:cs="Times New Roman"/>
          <w:sz w:val="24"/>
          <w:szCs w:val="24"/>
          <w:highlight w:val="yellow"/>
        </w:rPr>
        <w:t xml:space="preserve"> black curve</w:t>
      </w:r>
      <w:r w:rsidR="005510B0" w:rsidRPr="00FB2C1B">
        <w:rPr>
          <w:rFonts w:ascii="Times New Roman" w:eastAsia="Times New Roman" w:hAnsi="Times New Roman" w:cs="Times New Roman"/>
          <w:sz w:val="24"/>
          <w:szCs w:val="24"/>
          <w:highlight w:val="yellow"/>
        </w:rPr>
        <w:t xml:space="preserve">, </w:t>
      </w:r>
      <w:r w:rsidR="00580A60" w:rsidRPr="00FB2C1B">
        <w:rPr>
          <w:rFonts w:ascii="Times New Roman" w:eastAsia="Times New Roman" w:hAnsi="Times New Roman" w:cs="Times New Roman"/>
          <w:sz w:val="24"/>
          <w:szCs w:val="24"/>
          <w:highlight w:val="yellow"/>
        </w:rPr>
        <w:t>18/117 neurons; 14 from Monkey 1 and 4 from Monkey 2). Some neurons showed three phases (</w:t>
      </w:r>
      <w:r w:rsidR="007452D5" w:rsidRPr="00FB2C1B">
        <w:rPr>
          <w:rFonts w:ascii="Times New Roman" w:eastAsia="Times New Roman" w:hAnsi="Times New Roman" w:cs="Times New Roman"/>
          <w:sz w:val="24"/>
          <w:szCs w:val="24"/>
          <w:highlight w:val="yellow"/>
        </w:rPr>
        <w:t>Fig. 4C</w:t>
      </w:r>
      <w:r w:rsidR="00DC4B8C" w:rsidRPr="00FB2C1B">
        <w:rPr>
          <w:rFonts w:ascii="Times New Roman" w:eastAsia="Times New Roman" w:hAnsi="Times New Roman" w:cs="Times New Roman"/>
          <w:sz w:val="24"/>
          <w:szCs w:val="24"/>
          <w:highlight w:val="yellow"/>
        </w:rPr>
        <w:t xml:space="preserve"> black curve</w:t>
      </w:r>
      <w:r w:rsidR="007452D5" w:rsidRPr="00FB2C1B">
        <w:rPr>
          <w:rFonts w:ascii="Times New Roman" w:eastAsia="Times New Roman" w:hAnsi="Times New Roman" w:cs="Times New Roman"/>
          <w:sz w:val="24"/>
          <w:szCs w:val="24"/>
          <w:highlight w:val="yellow"/>
        </w:rPr>
        <w:t xml:space="preserve">, </w:t>
      </w:r>
      <w:r w:rsidR="00580A60" w:rsidRPr="00FB2C1B">
        <w:rPr>
          <w:rFonts w:ascii="Times New Roman" w:eastAsia="Times New Roman" w:hAnsi="Times New Roman" w:cs="Times New Roman"/>
          <w:sz w:val="24"/>
          <w:szCs w:val="24"/>
          <w:highlight w:val="yellow"/>
        </w:rPr>
        <w:t>initial pulse followed by a pause followed by a pulse; 15/117 cells; 8 from Monkey 1 and 7 from Monkey 2), other neurons a pause (</w:t>
      </w:r>
      <w:r w:rsidR="007452D5" w:rsidRPr="00FB2C1B">
        <w:rPr>
          <w:rFonts w:ascii="Times New Roman" w:eastAsia="Times New Roman" w:hAnsi="Times New Roman" w:cs="Times New Roman"/>
          <w:sz w:val="24"/>
          <w:szCs w:val="24"/>
          <w:highlight w:val="yellow"/>
        </w:rPr>
        <w:t>Fig. 4D</w:t>
      </w:r>
      <w:r w:rsidR="00DC4B8C" w:rsidRPr="00FB2C1B">
        <w:rPr>
          <w:rFonts w:ascii="Times New Roman" w:eastAsia="Times New Roman" w:hAnsi="Times New Roman" w:cs="Times New Roman"/>
          <w:sz w:val="24"/>
          <w:szCs w:val="24"/>
          <w:highlight w:val="yellow"/>
        </w:rPr>
        <w:t xml:space="preserve"> black curve</w:t>
      </w:r>
      <w:r w:rsidR="007452D5" w:rsidRPr="00FB2C1B">
        <w:rPr>
          <w:rFonts w:ascii="Times New Roman" w:eastAsia="Times New Roman" w:hAnsi="Times New Roman" w:cs="Times New Roman"/>
          <w:sz w:val="24"/>
          <w:szCs w:val="24"/>
          <w:highlight w:val="yellow"/>
        </w:rPr>
        <w:t xml:space="preserve">, </w:t>
      </w:r>
      <w:r w:rsidR="00580A60" w:rsidRPr="00FB2C1B">
        <w:rPr>
          <w:rFonts w:ascii="Times New Roman" w:eastAsia="Times New Roman" w:hAnsi="Times New Roman" w:cs="Times New Roman"/>
          <w:sz w:val="24"/>
          <w:szCs w:val="24"/>
          <w:highlight w:val="yellow"/>
        </w:rPr>
        <w:t xml:space="preserve">8/117 neurons; 5 from Monkey 1 and 3 from Monkey 2) and a </w:t>
      </w:r>
      <w:r w:rsidR="00E7190B" w:rsidRPr="00FB2C1B">
        <w:rPr>
          <w:rFonts w:ascii="Times New Roman" w:eastAsia="Times New Roman" w:hAnsi="Times New Roman" w:cs="Times New Roman"/>
          <w:sz w:val="24"/>
          <w:szCs w:val="24"/>
          <w:highlight w:val="yellow"/>
        </w:rPr>
        <w:t xml:space="preserve">very </w:t>
      </w:r>
      <w:r w:rsidR="00580A60" w:rsidRPr="00FB2C1B">
        <w:rPr>
          <w:rFonts w:ascii="Times New Roman" w:eastAsia="Times New Roman" w:hAnsi="Times New Roman" w:cs="Times New Roman"/>
          <w:sz w:val="24"/>
          <w:szCs w:val="24"/>
          <w:highlight w:val="yellow"/>
        </w:rPr>
        <w:t>few with a pulse followed by a pause (</w:t>
      </w:r>
      <w:r w:rsidR="00DC4B8C" w:rsidRPr="00FB2C1B">
        <w:rPr>
          <w:rFonts w:ascii="Times New Roman" w:eastAsia="Times New Roman" w:hAnsi="Times New Roman" w:cs="Times New Roman"/>
          <w:sz w:val="24"/>
          <w:szCs w:val="24"/>
          <w:highlight w:val="yellow"/>
        </w:rPr>
        <w:t xml:space="preserve">Fig. 4E black curve, </w:t>
      </w:r>
      <w:r w:rsidR="00580A60" w:rsidRPr="00FB2C1B">
        <w:rPr>
          <w:rFonts w:ascii="Times New Roman" w:eastAsia="Times New Roman" w:hAnsi="Times New Roman" w:cs="Times New Roman"/>
          <w:sz w:val="24"/>
          <w:szCs w:val="24"/>
          <w:highlight w:val="yellow"/>
        </w:rPr>
        <w:t>3/117 neurons from Monkey 1). Other neurons responded with a very low firing rate in the cue period (&lt;1 spikes/sec; 19/117 neurons; 12 from Monkey 1 and 7 from Monkey 2).</w:t>
      </w:r>
      <w:r w:rsidR="00580A60">
        <w:rPr>
          <w:rFonts w:ascii="Times New Roman" w:eastAsia="Times New Roman" w:hAnsi="Times New Roman" w:cs="Times New Roman"/>
          <w:sz w:val="24"/>
          <w:szCs w:val="24"/>
        </w:rPr>
        <w:t xml:space="preserve"> </w:t>
      </w:r>
      <w:commentRangeEnd w:id="26"/>
      <w:r w:rsidR="0083750A">
        <w:rPr>
          <w:rStyle w:val="CommentReference"/>
        </w:rPr>
        <w:commentReference w:id="26"/>
      </w:r>
      <w:commentRangeEnd w:id="27"/>
      <w:r w:rsidR="00CA6E95">
        <w:rPr>
          <w:rStyle w:val="CommentReference"/>
        </w:rPr>
        <w:commentReference w:id="27"/>
      </w:r>
    </w:p>
    <w:p w14:paraId="4B651152" w14:textId="083693E8" w:rsidR="00B66708" w:rsidRDefault="00DC4B8C" w:rsidP="00E663C6">
      <w:pPr>
        <w:shd w:val="clear" w:color="auto" w:fill="FFFFFF"/>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Given the variety of the pattern of the response in the population,</w:t>
      </w:r>
      <w:r w:rsidR="008A471C">
        <w:rPr>
          <w:rFonts w:ascii="Times New Roman" w:eastAsia="Times New Roman" w:hAnsi="Times New Roman" w:cs="Times New Roman"/>
          <w:sz w:val="24"/>
          <w:szCs w:val="24"/>
        </w:rPr>
        <w:t xml:space="preserve"> we though that</w:t>
      </w:r>
      <w:r>
        <w:rPr>
          <w:rFonts w:ascii="Times New Roman" w:eastAsia="Times New Roman" w:hAnsi="Times New Roman" w:cs="Times New Roman"/>
          <w:sz w:val="24"/>
          <w:szCs w:val="24"/>
        </w:rPr>
        <w:t xml:space="preserve"> the exact timing of response for each neuron seemed </w:t>
      </w:r>
      <w:r w:rsidR="00A86DB1">
        <w:rPr>
          <w:rFonts w:ascii="Times New Roman" w:eastAsia="Times New Roman" w:hAnsi="Times New Roman" w:cs="Times New Roman"/>
          <w:sz w:val="24"/>
          <w:szCs w:val="24"/>
        </w:rPr>
        <w:t>being</w:t>
      </w:r>
      <w:r>
        <w:rPr>
          <w:rFonts w:ascii="Times New Roman" w:eastAsia="Times New Roman" w:hAnsi="Times New Roman" w:cs="Times New Roman"/>
          <w:sz w:val="24"/>
          <w:szCs w:val="24"/>
        </w:rPr>
        <w:t xml:space="preserve"> a potentially relevant factor.</w:t>
      </w:r>
      <w:r w:rsidR="00E663C6">
        <w:rPr>
          <w:rFonts w:ascii="Times New Roman" w:eastAsia="Times New Roman" w:hAnsi="Times New Roman" w:cs="Times New Roman"/>
          <w:sz w:val="24"/>
          <w:szCs w:val="24"/>
        </w:rPr>
        <w:t xml:space="preserve"> </w:t>
      </w:r>
      <w:r w:rsidR="00727C34">
        <w:rPr>
          <w:rFonts w:ascii="Times New Roman" w:hAnsi="Times New Roman" w:cs="Times New Roman"/>
          <w:sz w:val="24"/>
          <w:szCs w:val="24"/>
        </w:rPr>
        <w:t>Therefore, w</w:t>
      </w:r>
      <w:r w:rsidR="00B66708" w:rsidRPr="00B743A5">
        <w:rPr>
          <w:rFonts w:ascii="Times New Roman" w:hAnsi="Times New Roman" w:cs="Times New Roman"/>
          <w:sz w:val="24"/>
          <w:szCs w:val="24"/>
        </w:rPr>
        <w:t xml:space="preserve">e </w:t>
      </w:r>
      <w:r w:rsidR="00B66708" w:rsidRPr="00B743A5">
        <w:rPr>
          <w:rFonts w:ascii="Times New Roman" w:eastAsia="Times New Roman" w:hAnsi="Times New Roman" w:cs="Times New Roman"/>
          <w:sz w:val="24"/>
          <w:szCs w:val="24"/>
        </w:rPr>
        <w:t>asked</w:t>
      </w:r>
      <w:r w:rsidR="00B66708">
        <w:rPr>
          <w:rFonts w:ascii="Times New Roman" w:eastAsia="Times New Roman" w:hAnsi="Times New Roman" w:cs="Times New Roman"/>
          <w:sz w:val="24"/>
          <w:szCs w:val="24"/>
        </w:rPr>
        <w:t xml:space="preserve"> when in time the most information represented in the visual cue was available, for each of 1</w:t>
      </w:r>
      <w:r w:rsidR="00E21CE0">
        <w:rPr>
          <w:rFonts w:ascii="Times New Roman" w:eastAsia="Times New Roman" w:hAnsi="Times New Roman" w:cs="Times New Roman"/>
          <w:sz w:val="24"/>
          <w:szCs w:val="24"/>
        </w:rPr>
        <w:t>21</w:t>
      </w:r>
      <w:r w:rsidR="00B66708">
        <w:rPr>
          <w:rFonts w:ascii="Times New Roman" w:eastAsia="Times New Roman" w:hAnsi="Times New Roman" w:cs="Times New Roman"/>
          <w:sz w:val="24"/>
          <w:szCs w:val="24"/>
        </w:rPr>
        <w:t xml:space="preserve"> neurons.</w:t>
      </w:r>
      <w:r w:rsidR="00B66708" w:rsidRPr="00580A60">
        <w:rPr>
          <w:rFonts w:ascii="Times New Roman" w:eastAsia="Times New Roman" w:hAnsi="Times New Roman" w:cs="Times New Roman"/>
          <w:sz w:val="24"/>
          <w:szCs w:val="24"/>
        </w:rPr>
        <w:t xml:space="preserve"> </w:t>
      </w:r>
      <w:r w:rsidR="00B66708">
        <w:rPr>
          <w:rFonts w:ascii="Times New Roman" w:eastAsia="Times New Roman" w:hAnsi="Times New Roman" w:cs="Times New Roman"/>
          <w:sz w:val="24"/>
          <w:szCs w:val="24"/>
        </w:rPr>
        <w:t xml:space="preserve">To examine this, we evaluated the proportion of variance explained from the </w:t>
      </w:r>
      <w:commentRangeStart w:id="28"/>
      <w:r w:rsidR="00B66708">
        <w:rPr>
          <w:rFonts w:ascii="Times New Roman" w:eastAsia="Times New Roman" w:hAnsi="Times New Roman" w:cs="Times New Roman"/>
          <w:sz w:val="24"/>
          <w:szCs w:val="24"/>
        </w:rPr>
        <w:t>2-way ANOVA sliding window analysis before the cue appeared and throughout our analysis offering period (see Methods).</w:t>
      </w:r>
      <w:commentRangeEnd w:id="28"/>
      <w:r w:rsidR="00797EDE">
        <w:rPr>
          <w:rStyle w:val="CommentReference"/>
        </w:rPr>
        <w:commentReference w:id="28"/>
      </w:r>
    </w:p>
    <w:p w14:paraId="0635720D" w14:textId="2A9FD51D" w:rsidR="00B66708" w:rsidRDefault="00FF7076" w:rsidP="00DC4B8C">
      <w:pPr>
        <w:shd w:val="clear" w:color="auto" w:fill="FFFFFF"/>
        <w:spacing w:after="0" w:line="480" w:lineRule="auto"/>
        <w:rPr>
          <w:rFonts w:ascii="Times New Roman" w:eastAsia="Times New Roman" w:hAnsi="Times New Roman" w:cs="Times New Roman"/>
          <w:sz w:val="24"/>
          <w:szCs w:val="24"/>
        </w:rPr>
      </w:pPr>
      <w:r w:rsidRPr="0044702B">
        <w:rPr>
          <w:rFonts w:ascii="Times New Roman" w:eastAsia="Times New Roman" w:hAnsi="Times New Roman" w:cs="Times New Roman"/>
          <w:sz w:val="24"/>
          <w:szCs w:val="24"/>
        </w:rPr>
        <w:lastRenderedPageBreak/>
        <w:t xml:space="preserve">We found that </w:t>
      </w:r>
      <w:r w:rsidR="00A63934">
        <w:rPr>
          <w:rFonts w:ascii="Times New Roman" w:eastAsia="Times New Roman" w:hAnsi="Times New Roman" w:cs="Times New Roman"/>
          <w:sz w:val="24"/>
          <w:szCs w:val="24"/>
        </w:rPr>
        <w:t xml:space="preserve">for each neuron, </w:t>
      </w:r>
      <w:r w:rsidR="0044702B">
        <w:rPr>
          <w:rFonts w:ascii="Times New Roman" w:eastAsia="Times New Roman" w:hAnsi="Times New Roman" w:cs="Times New Roman"/>
          <w:sz w:val="24"/>
          <w:szCs w:val="24"/>
        </w:rPr>
        <w:t xml:space="preserve">the most information represented in the visual cue, expressed as the </w:t>
      </w:r>
      <w:r w:rsidR="003124AA">
        <w:rPr>
          <w:rFonts w:ascii="Times New Roman" w:eastAsia="Times New Roman" w:hAnsi="Times New Roman" w:cs="Times New Roman"/>
          <w:sz w:val="24"/>
          <w:szCs w:val="24"/>
        </w:rPr>
        <w:t xml:space="preserve">highest </w:t>
      </w:r>
      <w:r w:rsidR="0044702B">
        <w:rPr>
          <w:rFonts w:ascii="Times New Roman" w:eastAsia="Times New Roman" w:hAnsi="Times New Roman" w:cs="Times New Roman"/>
          <w:sz w:val="24"/>
          <w:szCs w:val="24"/>
        </w:rPr>
        <w:t xml:space="preserve">proportion of variance explained was locked in </w:t>
      </w:r>
      <w:r w:rsidR="00361B77">
        <w:rPr>
          <w:rFonts w:ascii="Times New Roman" w:eastAsia="Times New Roman" w:hAnsi="Times New Roman" w:cs="Times New Roman"/>
          <w:sz w:val="24"/>
          <w:szCs w:val="24"/>
        </w:rPr>
        <w:t>specific phases of the response in time</w:t>
      </w:r>
      <w:r w:rsidR="00A6393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(Fig. 4, red curves). </w:t>
      </w:r>
    </w:p>
    <w:p w14:paraId="06CDE6F2" w14:textId="5E37F491" w:rsidR="00120757" w:rsidRDefault="009546C2" w:rsidP="00361B77">
      <w:pPr>
        <w:shd w:val="clear" w:color="auto" w:fill="FFFFFF"/>
        <w:spacing w:after="0" w:line="480" w:lineRule="auto"/>
        <w:jc w:val="both"/>
        <w:rPr>
          <w:rFonts w:ascii="Times New Roman" w:hAnsi="Times New Roman" w:cs="Times New Roman"/>
          <w:sz w:val="24"/>
          <w:szCs w:val="24"/>
        </w:rPr>
      </w:pPr>
      <w:commentRangeStart w:id="29"/>
      <w:r>
        <w:rPr>
          <w:rFonts w:ascii="Times New Roman" w:eastAsia="Times New Roman" w:hAnsi="Times New Roman" w:cs="Times New Roman"/>
          <w:sz w:val="24"/>
          <w:szCs w:val="24"/>
        </w:rPr>
        <w:t xml:space="preserve">The neuron in Figure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(left panel) responded with three phases, an initial pulse followed by a decrease and a rebound later after the cue onset (Fig. </w:t>
      </w:r>
      <w:r w:rsidR="008A471C">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black curve on left panel). </w:t>
      </w:r>
    </w:p>
    <w:p w14:paraId="3FE082CD" w14:textId="550E1DD3" w:rsidR="00D87F43" w:rsidRDefault="000A760F" w:rsidP="00D87F43">
      <w:pPr>
        <w:shd w:val="clear" w:color="auto" w:fill="FFFFFF"/>
        <w:spacing w:after="0" w:line="480" w:lineRule="auto"/>
        <w:rPr>
          <w:rFonts w:ascii="Times New Roman" w:eastAsia="Times New Roman" w:hAnsi="Times New Roman" w:cs="Times New Roman"/>
          <w:sz w:val="24"/>
          <w:szCs w:val="24"/>
        </w:rPr>
      </w:pPr>
      <w:r w:rsidRPr="000A760F">
        <w:rPr>
          <w:rFonts w:ascii="Times New Roman" w:eastAsia="Times New Roman" w:hAnsi="Times New Roman" w:cs="Times New Roman"/>
          <w:sz w:val="24"/>
          <w:szCs w:val="24"/>
        </w:rPr>
        <w:t xml:space="preserve">Most of the information represented in the visual cue was </w:t>
      </w:r>
      <w:r>
        <w:rPr>
          <w:rFonts w:ascii="Times New Roman" w:eastAsia="Times New Roman" w:hAnsi="Times New Roman" w:cs="Times New Roman"/>
          <w:sz w:val="24"/>
          <w:szCs w:val="24"/>
        </w:rPr>
        <w:t>lo</w:t>
      </w:r>
      <w:r w:rsidRPr="000A760F">
        <w:rPr>
          <w:rFonts w:ascii="Times New Roman" w:eastAsia="Times New Roman" w:hAnsi="Times New Roman" w:cs="Times New Roman"/>
          <w:sz w:val="24"/>
          <w:szCs w:val="24"/>
        </w:rPr>
        <w:t>cked over almost the entire pulse phase (Fig. 5</w:t>
      </w:r>
      <w:r w:rsidR="00845B38">
        <w:rPr>
          <w:rFonts w:ascii="Times New Roman" w:eastAsia="Times New Roman" w:hAnsi="Times New Roman" w:cs="Times New Roman"/>
          <w:sz w:val="24"/>
          <w:szCs w:val="24"/>
        </w:rPr>
        <w:t>A</w:t>
      </w:r>
      <w:r w:rsidRPr="000A760F">
        <w:rPr>
          <w:rFonts w:ascii="Times New Roman" w:eastAsia="Times New Roman" w:hAnsi="Times New Roman" w:cs="Times New Roman"/>
          <w:sz w:val="24"/>
          <w:szCs w:val="24"/>
        </w:rPr>
        <w:t xml:space="preserve">, red line on the left panel), which is </w:t>
      </w:r>
      <w:r>
        <w:rPr>
          <w:rFonts w:ascii="Times New Roman" w:eastAsia="Times New Roman" w:hAnsi="Times New Roman" w:cs="Times New Roman"/>
          <w:sz w:val="24"/>
          <w:szCs w:val="24"/>
        </w:rPr>
        <w:t xml:space="preserve">in fact </w:t>
      </w:r>
      <w:r w:rsidRPr="000A760F">
        <w:rPr>
          <w:rFonts w:ascii="Times New Roman" w:eastAsia="Times New Roman" w:hAnsi="Times New Roman" w:cs="Times New Roman"/>
          <w:sz w:val="24"/>
          <w:szCs w:val="24"/>
        </w:rPr>
        <w:t>the one whose amplitude change</w:t>
      </w:r>
      <w:r>
        <w:rPr>
          <w:rFonts w:ascii="Times New Roman" w:eastAsia="Times New Roman" w:hAnsi="Times New Roman" w:cs="Times New Roman"/>
          <w:sz w:val="24"/>
          <w:szCs w:val="24"/>
        </w:rPr>
        <w:t>d</w:t>
      </w:r>
      <w:r w:rsidRPr="000A760F">
        <w:rPr>
          <w:rFonts w:ascii="Times New Roman" w:eastAsia="Times New Roman" w:hAnsi="Times New Roman" w:cs="Times New Roman"/>
          <w:sz w:val="24"/>
          <w:szCs w:val="24"/>
        </w:rPr>
        <w:t xml:space="preserve"> progressively</w:t>
      </w:r>
      <w:r>
        <w:rPr>
          <w:rFonts w:ascii="Times New Roman" w:eastAsia="Times New Roman" w:hAnsi="Times New Roman" w:cs="Times New Roman"/>
          <w:sz w:val="24"/>
          <w:szCs w:val="24"/>
        </w:rPr>
        <w:t>, by</w:t>
      </w:r>
      <w:r w:rsidRPr="000A760F">
        <w:rPr>
          <w:rFonts w:ascii="Times New Roman" w:eastAsia="Times New Roman" w:hAnsi="Times New Roman" w:cs="Times New Roman"/>
          <w:sz w:val="24"/>
          <w:szCs w:val="24"/>
        </w:rPr>
        <w:t xml:space="preserve"> decreasing from the highest</w:t>
      </w:r>
      <w:r>
        <w:rPr>
          <w:rFonts w:ascii="Times New Roman" w:eastAsia="Times New Roman" w:hAnsi="Times New Roman" w:cs="Times New Roman"/>
          <w:sz w:val="24"/>
          <w:szCs w:val="24"/>
        </w:rPr>
        <w:t xml:space="preserve"> to the lowest-valued offers</w:t>
      </w:r>
      <w:r w:rsidRPr="000A760F">
        <w:rPr>
          <w:rFonts w:ascii="Times New Roman" w:eastAsia="Times New Roman" w:hAnsi="Times New Roman" w:cs="Times New Roman"/>
          <w:sz w:val="24"/>
          <w:szCs w:val="24"/>
        </w:rPr>
        <w:t xml:space="preserve"> (Fig. 5B, right panel). </w:t>
      </w:r>
      <w:r w:rsidR="00D87F43">
        <w:rPr>
          <w:rFonts w:ascii="Times New Roman" w:eastAsia="Times New Roman" w:hAnsi="Times New Roman" w:cs="Times New Roman"/>
          <w:sz w:val="24"/>
          <w:szCs w:val="24"/>
        </w:rPr>
        <w:t xml:space="preserve">The neuron in Figure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B (left panel) showed a pulse following the cue onset.</w:t>
      </w:r>
      <w:r w:rsidR="00845B38">
        <w:rPr>
          <w:rFonts w:ascii="Times New Roman" w:eastAsia="Times New Roman" w:hAnsi="Times New Roman" w:cs="Times New Roman"/>
          <w:sz w:val="24"/>
          <w:szCs w:val="24"/>
        </w:rPr>
        <w:t xml:space="preserve"> F</w:t>
      </w:r>
      <w:r w:rsidR="00D87F43">
        <w:rPr>
          <w:rFonts w:ascii="Times New Roman" w:eastAsia="Times New Roman" w:hAnsi="Times New Roman" w:cs="Times New Roman"/>
          <w:sz w:val="24"/>
          <w:szCs w:val="24"/>
        </w:rPr>
        <w:t xml:space="preserve">or this neuron the most information represented in the visual cue was locked to almost the entire pulse phase (Fig. </w:t>
      </w:r>
      <w:r w:rsidR="0035724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w:t>
      </w:r>
      <w:r w:rsidR="00845B38">
        <w:rPr>
          <w:rFonts w:ascii="Times New Roman" w:eastAsia="Times New Roman" w:hAnsi="Times New Roman" w:cs="Times New Roman"/>
          <w:sz w:val="24"/>
          <w:szCs w:val="24"/>
        </w:rPr>
        <w:t>red</w:t>
      </w:r>
      <w:r w:rsidR="00D87F43">
        <w:rPr>
          <w:rFonts w:ascii="Times New Roman" w:eastAsia="Times New Roman" w:hAnsi="Times New Roman" w:cs="Times New Roman"/>
          <w:sz w:val="24"/>
          <w:szCs w:val="24"/>
        </w:rPr>
        <w:t xml:space="preserve"> line on left panel). </w:t>
      </w:r>
      <w:r w:rsidR="00845B38">
        <w:rPr>
          <w:rFonts w:ascii="Times New Roman" w:eastAsia="Times New Roman" w:hAnsi="Times New Roman" w:cs="Times New Roman"/>
          <w:sz w:val="24"/>
          <w:szCs w:val="24"/>
        </w:rPr>
        <w:t xml:space="preserve">Even for this neuron, </w:t>
      </w:r>
      <w:r w:rsidR="00D87F43">
        <w:rPr>
          <w:rFonts w:ascii="Times New Roman" w:eastAsia="Times New Roman" w:hAnsi="Times New Roman" w:cs="Times New Roman"/>
          <w:sz w:val="24"/>
          <w:szCs w:val="24"/>
        </w:rPr>
        <w:t>the magnitude of the pulse phase decreased progressively from highest to lowest</w:t>
      </w:r>
      <w:r w:rsidR="00845B38">
        <w:rPr>
          <w:rFonts w:ascii="Times New Roman" w:eastAsia="Times New Roman" w:hAnsi="Times New Roman" w:cs="Times New Roman"/>
          <w:sz w:val="24"/>
          <w:szCs w:val="24"/>
        </w:rPr>
        <w:t>-</w:t>
      </w:r>
      <w:r w:rsidR="00D87F43">
        <w:rPr>
          <w:rFonts w:ascii="Times New Roman" w:eastAsia="Times New Roman" w:hAnsi="Times New Roman" w:cs="Times New Roman"/>
          <w:sz w:val="24"/>
          <w:szCs w:val="24"/>
        </w:rPr>
        <w:t xml:space="preserve">valued offers (Fig. </w:t>
      </w:r>
      <w:r w:rsidR="00845B38">
        <w:rPr>
          <w:rFonts w:ascii="Times New Roman" w:eastAsia="Times New Roman" w:hAnsi="Times New Roman" w:cs="Times New Roman"/>
          <w:sz w:val="24"/>
          <w:szCs w:val="24"/>
        </w:rPr>
        <w:t>5</w:t>
      </w:r>
      <w:r w:rsidR="00D87F43">
        <w:rPr>
          <w:rFonts w:ascii="Times New Roman" w:eastAsia="Times New Roman" w:hAnsi="Times New Roman" w:cs="Times New Roman"/>
          <w:sz w:val="24"/>
          <w:szCs w:val="24"/>
        </w:rPr>
        <w:t xml:space="preserve">B, right panel). </w:t>
      </w:r>
    </w:p>
    <w:p w14:paraId="2D8AA4E0" w14:textId="463B6E13" w:rsidR="00735585" w:rsidRDefault="00871A85">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871A85">
        <w:rPr>
          <w:rFonts w:ascii="Times New Roman" w:eastAsia="Times New Roman" w:hAnsi="Times New Roman" w:cs="Times New Roman"/>
          <w:sz w:val="24"/>
          <w:szCs w:val="24"/>
        </w:rPr>
        <w:t>lthough both example neurons show that the pulse phase is the one that contains most of the information, it is the period of maximum encoding that changes between the two</w:t>
      </w:r>
      <w:r w:rsidR="00735585">
        <w:rPr>
          <w:rFonts w:ascii="Times New Roman" w:eastAsia="Times New Roman" w:hAnsi="Times New Roman" w:cs="Times New Roman"/>
          <w:sz w:val="24"/>
          <w:szCs w:val="24"/>
        </w:rPr>
        <w:t xml:space="preserve">, earlier for neuron in Fig. 5A and later for neuron in Fig. 5B. </w:t>
      </w:r>
      <w:commentRangeEnd w:id="29"/>
      <w:r w:rsidR="00DE4681">
        <w:rPr>
          <w:rStyle w:val="CommentReference"/>
        </w:rPr>
        <w:commentReference w:id="29"/>
      </w:r>
    </w:p>
    <w:p w14:paraId="00000048" w14:textId="63E7D08E"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maximum coding period, expressed as the period with maximum proportion of variance explained from the ANOVA-sliding window analysis, occurred at a distinct time for each neuron,</w:t>
      </w:r>
      <w:r w:rsidR="00D84AC5">
        <w:rPr>
          <w:rFonts w:ascii="Times New Roman" w:eastAsia="Times New Roman" w:hAnsi="Times New Roman" w:cs="Times New Roman"/>
          <w:sz w:val="24"/>
          <w:szCs w:val="24"/>
        </w:rPr>
        <w:t xml:space="preserve"> after the</w:t>
      </w:r>
      <w:r>
        <w:rPr>
          <w:rFonts w:ascii="Times New Roman" w:eastAsia="Times New Roman" w:hAnsi="Times New Roman" w:cs="Times New Roman"/>
          <w:sz w:val="24"/>
          <w:szCs w:val="24"/>
        </w:rPr>
        <w:t xml:space="preserve"> cue was on </w:t>
      </w:r>
      <w:r w:rsidR="005F2B4F">
        <w:rPr>
          <w:rFonts w:ascii="Times New Roman" w:eastAsia="Times New Roman" w:hAnsi="Times New Roman" w:cs="Times New Roman"/>
          <w:sz w:val="24"/>
          <w:szCs w:val="24"/>
        </w:rPr>
        <w:t xml:space="preserve">and </w:t>
      </w:r>
      <w:r>
        <w:rPr>
          <w:rFonts w:ascii="Times New Roman" w:eastAsia="Times New Roman" w:hAnsi="Times New Roman" w:cs="Times New Roman"/>
          <w:sz w:val="24"/>
          <w:szCs w:val="24"/>
        </w:rPr>
        <w:t xml:space="preserve">through the end of the </w:t>
      </w:r>
      <w:r w:rsidR="00DE0EFF">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w:t>
      </w:r>
      <w:commentRangeStart w:id="30"/>
      <w:commentRangeStart w:id="31"/>
      <w:r>
        <w:rPr>
          <w:rFonts w:ascii="Times New Roman" w:eastAsia="Times New Roman" w:hAnsi="Times New Roman" w:cs="Times New Roman"/>
          <w:sz w:val="24"/>
          <w:szCs w:val="24"/>
        </w:rPr>
        <w:t xml:space="preserve">Fig. </w:t>
      </w:r>
      <w:r w:rsidR="00F33737">
        <w:rPr>
          <w:rFonts w:ascii="Times New Roman" w:eastAsia="Times New Roman" w:hAnsi="Times New Roman" w:cs="Times New Roman"/>
          <w:sz w:val="24"/>
          <w:szCs w:val="24"/>
        </w:rPr>
        <w:t>6A</w:t>
      </w:r>
      <w:commentRangeEnd w:id="30"/>
      <w:r w:rsidR="00336EA2">
        <w:rPr>
          <w:rStyle w:val="CommentReference"/>
        </w:rPr>
        <w:commentReference w:id="30"/>
      </w:r>
      <w:commentRangeEnd w:id="31"/>
      <w:r w:rsidR="005715B3">
        <w:rPr>
          <w:rStyle w:val="CommentReference"/>
        </w:rPr>
        <w:commentReference w:id="31"/>
      </w:r>
      <w:r>
        <w:rPr>
          <w:rFonts w:ascii="Times New Roman" w:eastAsia="Times New Roman" w:hAnsi="Times New Roman" w:cs="Times New Roman"/>
          <w:sz w:val="24"/>
          <w:szCs w:val="24"/>
        </w:rPr>
        <w:t xml:space="preserve">, see Methods). It confirmed what we saw from the inspection of the raster plots (Figures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A and </w:t>
      </w:r>
      <w:r w:rsidR="008A72E0">
        <w:rPr>
          <w:rFonts w:ascii="Times New Roman" w:eastAsia="Times New Roman" w:hAnsi="Times New Roman" w:cs="Times New Roman"/>
          <w:sz w:val="24"/>
          <w:szCs w:val="24"/>
        </w:rPr>
        <w:t>5</w:t>
      </w:r>
      <w:r>
        <w:rPr>
          <w:rFonts w:ascii="Times New Roman" w:eastAsia="Times New Roman" w:hAnsi="Times New Roman" w:cs="Times New Roman"/>
          <w:sz w:val="24"/>
          <w:szCs w:val="24"/>
        </w:rPr>
        <w:t xml:space="preserve">B): neurons exhibited time locked changes in the neural activity related to the information of drops and/or delay represented by the visual cue at different times in the </w:t>
      </w:r>
      <w:r w:rsidR="003E1139">
        <w:rPr>
          <w:rFonts w:ascii="Times New Roman" w:eastAsia="Times New Roman" w:hAnsi="Times New Roman" w:cs="Times New Roman"/>
          <w:sz w:val="24"/>
          <w:szCs w:val="24"/>
        </w:rPr>
        <w:t>offering</w:t>
      </w:r>
      <w:r>
        <w:rPr>
          <w:rFonts w:ascii="Times New Roman" w:eastAsia="Times New Roman" w:hAnsi="Times New Roman" w:cs="Times New Roman"/>
          <w:sz w:val="24"/>
          <w:szCs w:val="24"/>
        </w:rPr>
        <w:t xml:space="preserve"> period (Fig. </w:t>
      </w:r>
      <w:r w:rsidR="00B91A7D">
        <w:rPr>
          <w:rFonts w:ascii="Times New Roman" w:eastAsia="Times New Roman" w:hAnsi="Times New Roman" w:cs="Times New Roman"/>
          <w:sz w:val="24"/>
          <w:szCs w:val="24"/>
        </w:rPr>
        <w:t>6B</w:t>
      </w:r>
      <w:r>
        <w:rPr>
          <w:rFonts w:ascii="Times New Roman" w:eastAsia="Times New Roman" w:hAnsi="Times New Roman" w:cs="Times New Roman"/>
          <w:sz w:val="24"/>
          <w:szCs w:val="24"/>
        </w:rPr>
        <w:t xml:space="preserve">). </w:t>
      </w:r>
    </w:p>
    <w:p w14:paraId="0D5AF660" w14:textId="77777777" w:rsidR="002E7BB2" w:rsidRDefault="002E7BB2">
      <w:pPr>
        <w:shd w:val="clear" w:color="auto" w:fill="FFFFFF"/>
        <w:spacing w:after="0" w:line="480" w:lineRule="auto"/>
        <w:rPr>
          <w:rFonts w:ascii="Times New Roman" w:eastAsia="Times New Roman" w:hAnsi="Times New Roman" w:cs="Times New Roman"/>
          <w:sz w:val="24"/>
          <w:szCs w:val="24"/>
        </w:rPr>
      </w:pPr>
    </w:p>
    <w:p w14:paraId="3C463896" w14:textId="77777777" w:rsidR="00C154F7" w:rsidRDefault="00C154F7" w:rsidP="00EF3094">
      <w:pPr>
        <w:shd w:val="clear" w:color="auto" w:fill="FFFFFF"/>
        <w:spacing w:after="0" w:line="480" w:lineRule="auto"/>
        <w:rPr>
          <w:rFonts w:ascii="Times New Roman" w:eastAsia="Times New Roman" w:hAnsi="Times New Roman" w:cs="Times New Roman"/>
          <w:b/>
          <w:bCs/>
          <w:sz w:val="24"/>
          <w:szCs w:val="24"/>
        </w:rPr>
      </w:pPr>
    </w:p>
    <w:p w14:paraId="73304ED5" w14:textId="09FFFAD3" w:rsidR="009E3848" w:rsidRPr="002E7BB2" w:rsidRDefault="009E3848" w:rsidP="00EF3094">
      <w:pPr>
        <w:shd w:val="clear" w:color="auto" w:fill="FFFFFF"/>
        <w:spacing w:after="0" w:line="480" w:lineRule="auto"/>
        <w:rPr>
          <w:rFonts w:ascii="Times New Roman" w:eastAsia="Times New Roman" w:hAnsi="Times New Roman" w:cs="Times New Roman"/>
          <w:b/>
          <w:bCs/>
          <w:sz w:val="24"/>
          <w:szCs w:val="24"/>
        </w:rPr>
      </w:pPr>
      <w:commentRangeStart w:id="32"/>
      <w:r w:rsidRPr="002E7BB2">
        <w:rPr>
          <w:rFonts w:ascii="Times New Roman" w:eastAsia="Times New Roman" w:hAnsi="Times New Roman" w:cs="Times New Roman"/>
          <w:b/>
          <w:bCs/>
          <w:sz w:val="24"/>
          <w:szCs w:val="24"/>
        </w:rPr>
        <w:lastRenderedPageBreak/>
        <w:t>Drops, delay and interaction are stably and sequentially represented in the population activity.</w:t>
      </w:r>
      <w:commentRangeEnd w:id="32"/>
      <w:r w:rsidR="00357B71">
        <w:rPr>
          <w:rStyle w:val="CommentReference"/>
        </w:rPr>
        <w:commentReference w:id="32"/>
      </w:r>
    </w:p>
    <w:p w14:paraId="010B5341" w14:textId="2A781850" w:rsidR="00EF3094" w:rsidRPr="002E7BB2" w:rsidRDefault="00AB18F0" w:rsidP="00EF3094">
      <w:pPr>
        <w:shd w:val="clear" w:color="auto" w:fill="FFFFFF"/>
        <w:spacing w:after="0" w:line="480" w:lineRule="auto"/>
        <w:rPr>
          <w:rFonts w:ascii="Times New Roman" w:eastAsia="Times New Roman" w:hAnsi="Times New Roman" w:cs="Times New Roman"/>
          <w:color w:val="000000"/>
          <w:sz w:val="24"/>
          <w:szCs w:val="24"/>
        </w:rPr>
      </w:pPr>
      <w:commentRangeStart w:id="33"/>
      <w:commentRangeStart w:id="34"/>
      <w:r w:rsidRPr="002E7BB2">
        <w:rPr>
          <w:rFonts w:ascii="Times New Roman" w:eastAsia="Times New Roman" w:hAnsi="Times New Roman" w:cs="Times New Roman"/>
          <w:sz w:val="24"/>
          <w:szCs w:val="24"/>
        </w:rPr>
        <w:t xml:space="preserve">To investigate how </w:t>
      </w:r>
      <w:r w:rsidR="00D3041E" w:rsidRPr="002E7BB2">
        <w:rPr>
          <w:rFonts w:ascii="Times New Roman" w:eastAsia="Times New Roman" w:hAnsi="Times New Roman" w:cs="Times New Roman"/>
          <w:color w:val="000000"/>
          <w:sz w:val="24"/>
          <w:szCs w:val="24"/>
        </w:rPr>
        <w:t xml:space="preserve">the information about drops and/or delay was coded </w:t>
      </w:r>
      <w:r w:rsidR="005F2B4F" w:rsidRPr="002E7BB2">
        <w:rPr>
          <w:rFonts w:ascii="Times New Roman" w:eastAsia="Times New Roman" w:hAnsi="Times New Roman" w:cs="Times New Roman"/>
          <w:color w:val="000000"/>
          <w:sz w:val="24"/>
          <w:szCs w:val="24"/>
        </w:rPr>
        <w:t xml:space="preserve">and distributed </w:t>
      </w:r>
      <w:r w:rsidR="00D3041E" w:rsidRPr="002E7BB2">
        <w:rPr>
          <w:rFonts w:ascii="Times New Roman" w:eastAsia="Times New Roman" w:hAnsi="Times New Roman" w:cs="Times New Roman"/>
          <w:color w:val="000000"/>
          <w:sz w:val="24"/>
          <w:szCs w:val="24"/>
        </w:rPr>
        <w:t xml:space="preserve">over time in the </w:t>
      </w:r>
      <w:r w:rsidR="001031B2" w:rsidRPr="002E7BB2">
        <w:rPr>
          <w:rFonts w:ascii="Times New Roman" w:eastAsia="Times New Roman" w:hAnsi="Times New Roman" w:cs="Times New Roman"/>
          <w:color w:val="000000"/>
          <w:sz w:val="24"/>
          <w:szCs w:val="24"/>
        </w:rPr>
        <w:t xml:space="preserve">overall </w:t>
      </w:r>
      <w:r w:rsidR="00D3041E" w:rsidRPr="002E7BB2">
        <w:rPr>
          <w:rFonts w:ascii="Times New Roman" w:eastAsia="Times New Roman" w:hAnsi="Times New Roman" w:cs="Times New Roman"/>
          <w:color w:val="000000"/>
          <w:sz w:val="24"/>
          <w:szCs w:val="24"/>
        </w:rPr>
        <w:t>population</w:t>
      </w:r>
      <w:r w:rsidR="00DA3D7F" w:rsidRPr="002E7BB2">
        <w:rPr>
          <w:rFonts w:ascii="Times New Roman" w:eastAsia="Times New Roman" w:hAnsi="Times New Roman" w:cs="Times New Roman"/>
          <w:color w:val="000000"/>
          <w:sz w:val="24"/>
          <w:szCs w:val="24"/>
        </w:rPr>
        <w:t xml:space="preserve"> we correlated</w:t>
      </w:r>
      <w:r w:rsidR="00D3041E" w:rsidRPr="002E7BB2">
        <w:rPr>
          <w:rFonts w:ascii="Times New Roman" w:eastAsia="Times New Roman" w:hAnsi="Times New Roman" w:cs="Times New Roman"/>
          <w:color w:val="000000"/>
          <w:sz w:val="24"/>
          <w:szCs w:val="24"/>
        </w:rPr>
        <w:t xml:space="preserve"> the proportion of variance explained of each </w:t>
      </w:r>
      <w:r w:rsidR="001031B2" w:rsidRPr="002E7BB2">
        <w:rPr>
          <w:rFonts w:ascii="Times New Roman" w:eastAsia="Times New Roman" w:hAnsi="Times New Roman" w:cs="Times New Roman"/>
          <w:color w:val="000000"/>
          <w:sz w:val="24"/>
          <w:szCs w:val="24"/>
        </w:rPr>
        <w:t xml:space="preserve">time </w:t>
      </w:r>
      <w:r w:rsidR="00D3041E" w:rsidRPr="002E7BB2">
        <w:rPr>
          <w:rFonts w:ascii="Times New Roman" w:eastAsia="Times New Roman" w:hAnsi="Times New Roman" w:cs="Times New Roman"/>
          <w:color w:val="000000"/>
          <w:sz w:val="24"/>
          <w:szCs w:val="24"/>
        </w:rPr>
        <w:t>bin with each other, for each factor separately (see Methods).</w:t>
      </w:r>
      <w:r w:rsidR="00DA3D7F" w:rsidRPr="002E7BB2">
        <w:rPr>
          <w:rFonts w:ascii="Times New Roman" w:eastAsia="Times New Roman" w:hAnsi="Times New Roman" w:cs="Times New Roman"/>
          <w:color w:val="000000"/>
          <w:sz w:val="24"/>
          <w:szCs w:val="24"/>
        </w:rPr>
        <w:t xml:space="preserve"> </w:t>
      </w:r>
      <w:r w:rsidR="00EF3094" w:rsidRPr="002E7BB2">
        <w:rPr>
          <w:rFonts w:ascii="Times New Roman" w:eastAsia="Times New Roman" w:hAnsi="Times New Roman" w:cs="Times New Roman"/>
          <w:color w:val="000000"/>
          <w:sz w:val="24"/>
          <w:szCs w:val="24"/>
        </w:rPr>
        <w:t xml:space="preserve">As already </w:t>
      </w:r>
      <w:r w:rsidR="0094195E" w:rsidRPr="002E7BB2">
        <w:rPr>
          <w:rFonts w:ascii="Times New Roman" w:eastAsia="Times New Roman" w:hAnsi="Times New Roman" w:cs="Times New Roman"/>
          <w:color w:val="000000"/>
          <w:sz w:val="24"/>
          <w:szCs w:val="24"/>
        </w:rPr>
        <w:t xml:space="preserve">seen </w:t>
      </w:r>
      <w:r w:rsidR="00EF3094" w:rsidRPr="002E7BB2">
        <w:rPr>
          <w:rFonts w:ascii="Times New Roman" w:eastAsia="Times New Roman" w:hAnsi="Times New Roman" w:cs="Times New Roman"/>
          <w:color w:val="000000"/>
          <w:sz w:val="24"/>
          <w:szCs w:val="24"/>
        </w:rPr>
        <w:t>in figure 3D, drops coding started earlier, around 50 ms after the cue onset (Fig. 6C left panel). The same network showed a coding of delay slightly later, around 150 ms after the cue onset</w:t>
      </w:r>
      <w:r w:rsidR="0083750A">
        <w:rPr>
          <w:rFonts w:ascii="Times New Roman" w:eastAsia="Times New Roman" w:hAnsi="Times New Roman" w:cs="Times New Roman"/>
          <w:color w:val="000000"/>
          <w:sz w:val="24"/>
          <w:szCs w:val="24"/>
        </w:rPr>
        <w:t xml:space="preserve">, and </w:t>
      </w:r>
      <w:r w:rsidR="00EF3094" w:rsidRPr="002E7BB2">
        <w:rPr>
          <w:rFonts w:ascii="Times New Roman" w:eastAsia="Times New Roman" w:hAnsi="Times New Roman" w:cs="Times New Roman"/>
          <w:color w:val="000000"/>
          <w:sz w:val="24"/>
          <w:szCs w:val="24"/>
        </w:rPr>
        <w:t xml:space="preserve">appeared more spread distributed (Fig. 6C center panel). </w:t>
      </w:r>
      <w:r w:rsidR="0083750A">
        <w:rPr>
          <w:rFonts w:ascii="Times New Roman" w:eastAsia="Times New Roman" w:hAnsi="Times New Roman" w:cs="Times New Roman"/>
          <w:color w:val="000000"/>
          <w:sz w:val="24"/>
          <w:szCs w:val="24"/>
        </w:rPr>
        <w:t>I</w:t>
      </w:r>
      <w:r w:rsidR="00EF3094" w:rsidRPr="002E7BB2">
        <w:rPr>
          <w:rFonts w:ascii="Times New Roman" w:eastAsia="Times New Roman" w:hAnsi="Times New Roman" w:cs="Times New Roman"/>
          <w:color w:val="000000"/>
          <w:sz w:val="24"/>
          <w:szCs w:val="24"/>
        </w:rPr>
        <w:t xml:space="preserve">nteraction </w:t>
      </w:r>
      <w:r w:rsidR="0083750A">
        <w:rPr>
          <w:rFonts w:ascii="Times New Roman" w:eastAsia="Times New Roman" w:hAnsi="Times New Roman" w:cs="Times New Roman"/>
          <w:color w:val="000000"/>
          <w:sz w:val="24"/>
          <w:szCs w:val="24"/>
        </w:rPr>
        <w:t xml:space="preserve">information </w:t>
      </w:r>
      <w:r w:rsidR="00EF3094" w:rsidRPr="002E7BB2">
        <w:rPr>
          <w:rFonts w:ascii="Times New Roman" w:eastAsia="Times New Roman" w:hAnsi="Times New Roman" w:cs="Times New Roman"/>
          <w:color w:val="000000"/>
          <w:sz w:val="24"/>
          <w:szCs w:val="24"/>
        </w:rPr>
        <w:t>appeared slightly later</w:t>
      </w:r>
      <w:r w:rsidR="0083750A">
        <w:rPr>
          <w:rFonts w:ascii="Times New Roman" w:eastAsia="Times New Roman" w:hAnsi="Times New Roman" w:cs="Times New Roman"/>
          <w:color w:val="000000"/>
          <w:sz w:val="24"/>
          <w:szCs w:val="24"/>
        </w:rPr>
        <w:t xml:space="preserve"> </w:t>
      </w:r>
      <w:r w:rsidR="00EF3094" w:rsidRPr="002E7BB2">
        <w:rPr>
          <w:rFonts w:ascii="Times New Roman" w:eastAsia="Times New Roman" w:hAnsi="Times New Roman" w:cs="Times New Roman"/>
          <w:color w:val="000000"/>
          <w:sz w:val="24"/>
          <w:szCs w:val="24"/>
        </w:rPr>
        <w:t xml:space="preserve">and </w:t>
      </w:r>
      <w:r w:rsidR="0083750A">
        <w:rPr>
          <w:rFonts w:ascii="Times New Roman" w:eastAsia="Times New Roman" w:hAnsi="Times New Roman" w:cs="Times New Roman"/>
          <w:color w:val="000000"/>
          <w:sz w:val="24"/>
          <w:szCs w:val="24"/>
        </w:rPr>
        <w:t>was</w:t>
      </w:r>
      <w:r w:rsidR="00EF3094" w:rsidRPr="002E7BB2">
        <w:rPr>
          <w:rFonts w:ascii="Times New Roman" w:eastAsia="Times New Roman" w:hAnsi="Times New Roman" w:cs="Times New Roman"/>
          <w:color w:val="000000"/>
          <w:sz w:val="24"/>
          <w:szCs w:val="24"/>
        </w:rPr>
        <w:t xml:space="preserve"> consistently distributed in a </w:t>
      </w:r>
      <w:r w:rsidR="0083750A">
        <w:rPr>
          <w:rFonts w:ascii="Times New Roman" w:eastAsia="Times New Roman" w:hAnsi="Times New Roman" w:cs="Times New Roman"/>
          <w:color w:val="000000"/>
          <w:sz w:val="24"/>
          <w:szCs w:val="24"/>
        </w:rPr>
        <w:t xml:space="preserve">highly </w:t>
      </w:r>
      <w:r w:rsidR="00EF3094" w:rsidRPr="002E7BB2">
        <w:rPr>
          <w:rFonts w:ascii="Times New Roman" w:eastAsia="Times New Roman" w:hAnsi="Times New Roman" w:cs="Times New Roman"/>
          <w:color w:val="000000"/>
          <w:sz w:val="24"/>
          <w:szCs w:val="24"/>
        </w:rPr>
        <w:t xml:space="preserve">concentrated period between </w:t>
      </w:r>
      <w:r w:rsidR="0083750A" w:rsidRPr="002E7BB2">
        <w:rPr>
          <w:rFonts w:ascii="Times New Roman" w:eastAsia="Times New Roman" w:hAnsi="Times New Roman" w:cs="Times New Roman"/>
          <w:color w:val="000000"/>
          <w:sz w:val="24"/>
          <w:szCs w:val="24"/>
        </w:rPr>
        <w:t>a</w:t>
      </w:r>
      <w:r w:rsidR="0083750A">
        <w:rPr>
          <w:rFonts w:ascii="Times New Roman" w:eastAsia="Times New Roman" w:hAnsi="Times New Roman" w:cs="Times New Roman"/>
          <w:color w:val="000000"/>
          <w:sz w:val="24"/>
          <w:szCs w:val="24"/>
        </w:rPr>
        <w:t>pproximately</w:t>
      </w:r>
      <w:r w:rsidR="0083750A" w:rsidRPr="002E7BB2">
        <w:rPr>
          <w:rFonts w:ascii="Times New Roman" w:eastAsia="Times New Roman" w:hAnsi="Times New Roman" w:cs="Times New Roman"/>
          <w:color w:val="000000"/>
          <w:sz w:val="24"/>
          <w:szCs w:val="24"/>
        </w:rPr>
        <w:t xml:space="preserve"> </w:t>
      </w:r>
      <w:r w:rsidR="00EF3094" w:rsidRPr="002E7BB2">
        <w:rPr>
          <w:rFonts w:ascii="Times New Roman" w:eastAsia="Times New Roman" w:hAnsi="Times New Roman" w:cs="Times New Roman"/>
          <w:color w:val="000000"/>
          <w:sz w:val="24"/>
          <w:szCs w:val="24"/>
        </w:rPr>
        <w:t xml:space="preserve">200 ms and 500 ms </w:t>
      </w:r>
      <w:r w:rsidR="0083750A">
        <w:rPr>
          <w:rFonts w:ascii="Times New Roman" w:eastAsia="Times New Roman" w:hAnsi="Times New Roman" w:cs="Times New Roman"/>
          <w:color w:val="000000"/>
          <w:sz w:val="24"/>
          <w:szCs w:val="24"/>
        </w:rPr>
        <w:t>after</w:t>
      </w:r>
      <w:r w:rsidR="0083750A" w:rsidRPr="002E7BB2">
        <w:rPr>
          <w:rFonts w:ascii="Times New Roman" w:eastAsia="Times New Roman" w:hAnsi="Times New Roman" w:cs="Times New Roman"/>
          <w:color w:val="000000"/>
          <w:sz w:val="24"/>
          <w:szCs w:val="24"/>
        </w:rPr>
        <w:t xml:space="preserve"> </w:t>
      </w:r>
      <w:r w:rsidR="00EF3094" w:rsidRPr="002E7BB2">
        <w:rPr>
          <w:rFonts w:ascii="Times New Roman" w:eastAsia="Times New Roman" w:hAnsi="Times New Roman" w:cs="Times New Roman"/>
          <w:color w:val="000000"/>
          <w:sz w:val="24"/>
          <w:szCs w:val="24"/>
        </w:rPr>
        <w:t xml:space="preserve">cue onset (Fig. 6C right panel). </w:t>
      </w:r>
    </w:p>
    <w:p w14:paraId="67E2AC53" w14:textId="37FC0E96" w:rsidR="00DA3D7F" w:rsidRDefault="009C697F" w:rsidP="00EF3094">
      <w:pPr>
        <w:shd w:val="clear" w:color="auto" w:fill="FFFFFF"/>
        <w:spacing w:after="0" w:line="480" w:lineRule="auto"/>
        <w:ind w:firstLine="360"/>
        <w:rPr>
          <w:rFonts w:ascii="Times New Roman" w:eastAsia="Times New Roman" w:hAnsi="Times New Roman" w:cs="Times New Roman"/>
          <w:color w:val="000000"/>
          <w:sz w:val="24"/>
          <w:szCs w:val="24"/>
        </w:rPr>
      </w:pPr>
      <w:commentRangeStart w:id="35"/>
      <w:r w:rsidRPr="002E7BB2">
        <w:rPr>
          <w:rFonts w:ascii="Times New Roman" w:eastAsia="Times New Roman" w:hAnsi="Times New Roman" w:cs="Times New Roman"/>
          <w:color w:val="000000"/>
          <w:sz w:val="24"/>
          <w:szCs w:val="24"/>
        </w:rPr>
        <w:t xml:space="preserve">We then quantified the stableness of the representation of drop, delay and interaction in the neural population activity (see methods). </w:t>
      </w:r>
      <w:commentRangeEnd w:id="35"/>
      <w:r w:rsidR="00404BBC">
        <w:rPr>
          <w:rStyle w:val="CommentReference"/>
        </w:rPr>
        <w:commentReference w:id="35"/>
      </w:r>
      <w:ins w:id="36" w:author="Wang, Siyu (NIH/NIMH) [F]" w:date="2024-05-23T15:27:00Z">
        <w:r w:rsidR="00404BBC">
          <w:rPr>
            <w:rFonts w:ascii="Times New Roman" w:eastAsia="Times New Roman" w:hAnsi="Times New Roman" w:cs="Times New Roman"/>
            <w:color w:val="000000"/>
            <w:sz w:val="24"/>
            <w:szCs w:val="24"/>
          </w:rPr>
          <w:t xml:space="preserve">I </w:t>
        </w:r>
      </w:ins>
      <w:r w:rsidRPr="002E7BB2">
        <w:rPr>
          <w:rFonts w:ascii="Times New Roman" w:eastAsia="Times New Roman" w:hAnsi="Times New Roman" w:cs="Times New Roman"/>
          <w:color w:val="000000"/>
          <w:sz w:val="24"/>
          <w:szCs w:val="24"/>
        </w:rPr>
        <w:t xml:space="preserve">We observed that </w:t>
      </w:r>
      <w:r w:rsidR="00FD70D8">
        <w:rPr>
          <w:rFonts w:ascii="Times New Roman" w:eastAsia="Times New Roman" w:hAnsi="Times New Roman" w:cs="Times New Roman"/>
          <w:color w:val="000000"/>
          <w:sz w:val="24"/>
          <w:szCs w:val="24"/>
        </w:rPr>
        <w:t xml:space="preserve">the </w:t>
      </w:r>
      <w:r w:rsidRPr="002E7BB2">
        <w:rPr>
          <w:rFonts w:ascii="Times New Roman" w:eastAsia="Times New Roman" w:hAnsi="Times New Roman" w:cs="Times New Roman"/>
          <w:color w:val="000000"/>
          <w:sz w:val="24"/>
          <w:szCs w:val="24"/>
        </w:rPr>
        <w:t>neural population has the most stable representation for delay, then drop, then their interaction</w:t>
      </w:r>
      <w:r w:rsidR="0094195E" w:rsidRPr="002E7BB2">
        <w:rPr>
          <w:rFonts w:ascii="Times New Roman" w:eastAsia="Times New Roman" w:hAnsi="Times New Roman" w:cs="Times New Roman"/>
          <w:color w:val="000000"/>
          <w:sz w:val="24"/>
          <w:szCs w:val="24"/>
        </w:rPr>
        <w:t xml:space="preserve"> (Fig. 6D). T</w:t>
      </w:r>
      <w:r w:rsidRPr="002E7BB2">
        <w:rPr>
          <w:rFonts w:ascii="Times New Roman" w:eastAsia="Times New Roman" w:hAnsi="Times New Roman" w:cs="Times New Roman"/>
          <w:color w:val="000000"/>
          <w:sz w:val="24"/>
          <w:szCs w:val="24"/>
        </w:rPr>
        <w:t>his order is in line with the percentage of significant neurons in Fig. 3C. The order that these representations arise also confirms the ANOVA analysis (Fig. 3D). Complementary to ANOVA, this analysis further showed that the population representation of delay, drop and their interaction are stable over an extended time period.</w:t>
      </w:r>
      <w:r>
        <w:rPr>
          <w:rFonts w:ascii="Times New Roman" w:eastAsia="Times New Roman" w:hAnsi="Times New Roman" w:cs="Times New Roman"/>
          <w:color w:val="000000"/>
          <w:sz w:val="24"/>
          <w:szCs w:val="24"/>
        </w:rPr>
        <w:t xml:space="preserve">  </w:t>
      </w:r>
    </w:p>
    <w:p w14:paraId="718BF8F0" w14:textId="77777777" w:rsidR="00016450" w:rsidRDefault="00016450" w:rsidP="00EF3094">
      <w:pPr>
        <w:shd w:val="clear" w:color="auto" w:fill="FFFFFF"/>
        <w:spacing w:after="0" w:line="480" w:lineRule="auto"/>
        <w:ind w:firstLine="360"/>
        <w:rPr>
          <w:rFonts w:ascii="Times New Roman" w:eastAsia="Times New Roman" w:hAnsi="Times New Roman" w:cs="Times New Roman"/>
          <w:color w:val="000000"/>
          <w:sz w:val="24"/>
          <w:szCs w:val="24"/>
        </w:rPr>
      </w:pPr>
    </w:p>
    <w:p w14:paraId="44B2D0C4" w14:textId="25C199AA" w:rsidR="0061144F" w:rsidRDefault="00AD2BF8" w:rsidP="00DA3D7F">
      <w:pPr>
        <w:shd w:val="clear" w:color="auto" w:fill="FFFFFF"/>
        <w:spacing w:after="0" w:line="480" w:lineRule="auto"/>
        <w:rPr>
          <w:rFonts w:ascii="Times New Roman" w:eastAsia="Times New Roman" w:hAnsi="Times New Roman" w:cs="Times New Roman"/>
          <w:b/>
          <w:bCs/>
          <w:color w:val="000000"/>
          <w:sz w:val="24"/>
          <w:szCs w:val="24"/>
        </w:rPr>
      </w:pPr>
      <w:commentRangeStart w:id="37"/>
      <w:commentRangeEnd w:id="33"/>
      <w:r>
        <w:rPr>
          <w:rStyle w:val="CommentReference"/>
        </w:rPr>
        <w:commentReference w:id="33"/>
      </w:r>
      <w:commentRangeEnd w:id="34"/>
      <w:r w:rsidR="00FD70D8">
        <w:rPr>
          <w:rStyle w:val="CommentReference"/>
        </w:rPr>
        <w:commentReference w:id="34"/>
      </w:r>
      <w:r w:rsidR="0061144F" w:rsidRPr="0061144F">
        <w:rPr>
          <w:rFonts w:ascii="Times New Roman" w:eastAsia="Times New Roman" w:hAnsi="Times New Roman" w:cs="Times New Roman"/>
          <w:b/>
          <w:bCs/>
          <w:color w:val="000000"/>
          <w:sz w:val="24"/>
          <w:szCs w:val="24"/>
        </w:rPr>
        <w:t>The interaction information goes beyond the simultaneous display of drop and delay.</w:t>
      </w:r>
      <w:commentRangeEnd w:id="37"/>
      <w:r w:rsidR="008D3611">
        <w:rPr>
          <w:rStyle w:val="CommentReference"/>
        </w:rPr>
        <w:commentReference w:id="37"/>
      </w:r>
    </w:p>
    <w:p w14:paraId="43B4C66B" w14:textId="7A467147" w:rsidR="00581596" w:rsidRDefault="003D27EF" w:rsidP="00DA3D7F">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To test to what degree we can decode drop and delay information from the </w:t>
      </w:r>
      <w:r w:rsidR="005715B3">
        <w:rPr>
          <w:rFonts w:ascii="Times New Roman" w:eastAsia="Times New Roman" w:hAnsi="Times New Roman" w:cs="Times New Roman"/>
          <w:color w:val="000000"/>
          <w:sz w:val="24"/>
          <w:szCs w:val="24"/>
        </w:rPr>
        <w:t>d</w:t>
      </w:r>
      <w:r>
        <w:rPr>
          <w:rFonts w:ascii="Times New Roman" w:eastAsia="Times New Roman" w:hAnsi="Times New Roman" w:cs="Times New Roman"/>
          <w:color w:val="000000"/>
          <w:sz w:val="24"/>
          <w:szCs w:val="24"/>
        </w:rPr>
        <w:t xml:space="preserve">lPFC population, we performed a moving window decoding analysis with cross-validation on the pseudo population. The testing accuracy is significantly above chance for all three variables (delay, drop and their interaction). We can decode delay and drop with a peak accuracy of 80% (chance is 33%), and we can decode </w:t>
      </w:r>
      <w:commentRangeStart w:id="38"/>
      <w:commentRangeStart w:id="39"/>
      <w:r>
        <w:rPr>
          <w:rFonts w:ascii="Times New Roman" w:eastAsia="Times New Roman" w:hAnsi="Times New Roman" w:cs="Times New Roman"/>
          <w:color w:val="000000"/>
          <w:sz w:val="24"/>
          <w:szCs w:val="24"/>
        </w:rPr>
        <w:t xml:space="preserve">their interaction (the cue) </w:t>
      </w:r>
      <w:commentRangeEnd w:id="38"/>
      <w:r w:rsidR="003C787F">
        <w:rPr>
          <w:rStyle w:val="CommentReference"/>
        </w:rPr>
        <w:commentReference w:id="38"/>
      </w:r>
      <w:commentRangeEnd w:id="39"/>
      <w:r w:rsidR="0076028D">
        <w:rPr>
          <w:rStyle w:val="CommentReference"/>
        </w:rPr>
        <w:commentReference w:id="39"/>
      </w:r>
      <w:r>
        <w:rPr>
          <w:rFonts w:ascii="Times New Roman" w:eastAsia="Times New Roman" w:hAnsi="Times New Roman" w:cs="Times New Roman"/>
          <w:color w:val="000000"/>
          <w:sz w:val="24"/>
          <w:szCs w:val="24"/>
        </w:rPr>
        <w:t>at above 60% (chance is 11%)</w:t>
      </w:r>
      <w:r w:rsidR="00391394">
        <w:rPr>
          <w:rFonts w:ascii="Times New Roman" w:eastAsia="Times New Roman" w:hAnsi="Times New Roman" w:cs="Times New Roman"/>
          <w:color w:val="000000"/>
          <w:sz w:val="24"/>
          <w:szCs w:val="24"/>
        </w:rPr>
        <w:t xml:space="preserve"> (Figure </w:t>
      </w:r>
      <w:r w:rsidR="00A10D70">
        <w:rPr>
          <w:rFonts w:ascii="Times New Roman" w:eastAsia="Times New Roman" w:hAnsi="Times New Roman" w:cs="Times New Roman"/>
          <w:color w:val="000000"/>
          <w:sz w:val="24"/>
          <w:szCs w:val="24"/>
        </w:rPr>
        <w:t>7</w:t>
      </w:r>
      <w:r w:rsidR="0064094D">
        <w:rPr>
          <w:rFonts w:ascii="Times New Roman" w:eastAsia="Times New Roman" w:hAnsi="Times New Roman" w:cs="Times New Roman"/>
          <w:color w:val="000000"/>
          <w:sz w:val="24"/>
          <w:szCs w:val="24"/>
        </w:rPr>
        <w:t>A-C</w:t>
      </w:r>
      <w:r w:rsidR="00036B70">
        <w:rPr>
          <w:rFonts w:ascii="Times New Roman" w:eastAsia="Times New Roman" w:hAnsi="Times New Roman" w:cs="Times New Roman"/>
          <w:color w:val="000000"/>
          <w:sz w:val="24"/>
          <w:szCs w:val="24"/>
        </w:rPr>
        <w:t>, black lines</w:t>
      </w:r>
      <w:r w:rsidR="00391394">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 xml:space="preserve">. </w:t>
      </w:r>
      <w:r w:rsidR="00581596">
        <w:rPr>
          <w:rFonts w:ascii="Times New Roman" w:eastAsia="Times New Roman" w:hAnsi="Times New Roman" w:cs="Times New Roman"/>
          <w:color w:val="000000"/>
          <w:sz w:val="24"/>
          <w:szCs w:val="24"/>
        </w:rPr>
        <w:t xml:space="preserve">Next, we ask </w:t>
      </w:r>
      <w:r w:rsidR="003A155B">
        <w:rPr>
          <w:rFonts w:ascii="Times New Roman" w:eastAsia="Times New Roman" w:hAnsi="Times New Roman" w:cs="Times New Roman"/>
          <w:color w:val="000000"/>
          <w:sz w:val="24"/>
          <w:szCs w:val="24"/>
        </w:rPr>
        <w:t>when the integration</w:t>
      </w:r>
      <w:r w:rsidR="00FE365F">
        <w:rPr>
          <w:rFonts w:ascii="Times New Roman" w:eastAsia="Times New Roman" w:hAnsi="Times New Roman" w:cs="Times New Roman"/>
          <w:color w:val="000000"/>
          <w:sz w:val="24"/>
          <w:szCs w:val="24"/>
        </w:rPr>
        <w:t xml:space="preserve">, </w:t>
      </w:r>
      <w:commentRangeStart w:id="40"/>
      <w:commentRangeStart w:id="41"/>
      <w:r w:rsidR="00D31CE9">
        <w:rPr>
          <w:rFonts w:ascii="Times New Roman" w:eastAsia="Times New Roman" w:hAnsi="Times New Roman" w:cs="Times New Roman"/>
          <w:color w:val="000000"/>
          <w:sz w:val="24"/>
          <w:szCs w:val="24"/>
        </w:rPr>
        <w:t xml:space="preserve">beyond </w:t>
      </w:r>
      <w:r w:rsidR="00FE365F">
        <w:rPr>
          <w:rFonts w:ascii="Times New Roman" w:eastAsia="Times New Roman" w:hAnsi="Times New Roman" w:cs="Times New Roman"/>
          <w:color w:val="000000"/>
          <w:sz w:val="24"/>
          <w:szCs w:val="24"/>
        </w:rPr>
        <w:t xml:space="preserve">simple </w:t>
      </w:r>
      <w:r w:rsidR="00D31CE9">
        <w:rPr>
          <w:rFonts w:ascii="Times New Roman" w:eastAsia="Times New Roman" w:hAnsi="Times New Roman" w:cs="Times New Roman"/>
          <w:color w:val="000000"/>
          <w:sz w:val="24"/>
          <w:szCs w:val="24"/>
        </w:rPr>
        <w:t xml:space="preserve">composition of </w:t>
      </w:r>
      <w:r w:rsidR="00D31CE9">
        <w:rPr>
          <w:rFonts w:ascii="Times New Roman" w:eastAsia="Times New Roman" w:hAnsi="Times New Roman" w:cs="Times New Roman"/>
          <w:color w:val="000000"/>
          <w:sz w:val="24"/>
          <w:szCs w:val="24"/>
        </w:rPr>
        <w:lastRenderedPageBreak/>
        <w:t>information</w:t>
      </w:r>
      <w:commentRangeEnd w:id="40"/>
      <w:r w:rsidR="003C787F">
        <w:rPr>
          <w:rStyle w:val="CommentReference"/>
        </w:rPr>
        <w:commentReference w:id="40"/>
      </w:r>
      <w:commentRangeEnd w:id="41"/>
      <w:r w:rsidR="0076028D">
        <w:rPr>
          <w:rStyle w:val="CommentReference"/>
        </w:rPr>
        <w:commentReference w:id="41"/>
      </w:r>
      <w:r w:rsidR="00FE365F">
        <w:rPr>
          <w:rFonts w:ascii="Times New Roman" w:eastAsia="Times New Roman" w:hAnsi="Times New Roman" w:cs="Times New Roman"/>
          <w:color w:val="000000"/>
          <w:sz w:val="24"/>
          <w:szCs w:val="24"/>
        </w:rPr>
        <w:t xml:space="preserve">, occurs between delay and drop. </w:t>
      </w:r>
      <w:r w:rsidR="003B3840">
        <w:rPr>
          <w:rFonts w:ascii="Times New Roman" w:eastAsia="Times New Roman" w:hAnsi="Times New Roman" w:cs="Times New Roman"/>
          <w:color w:val="000000"/>
          <w:sz w:val="24"/>
          <w:szCs w:val="24"/>
        </w:rPr>
        <w:t xml:space="preserve">If neural population is simply encoding delay and drop separately without any integration of information, then we would expect that </w:t>
      </w:r>
      <w:r w:rsidR="00E863D4">
        <w:rPr>
          <w:rFonts w:ascii="Times New Roman" w:eastAsia="Times New Roman" w:hAnsi="Times New Roman" w:cs="Times New Roman"/>
          <w:color w:val="000000"/>
          <w:sz w:val="24"/>
          <w:szCs w:val="24"/>
        </w:rPr>
        <w:t xml:space="preserve">the ability to decode the interaction between drop and delay (cue) can be perfectly predicted by the respective decoding performance of drop and delay. In other words, </w:t>
      </w:r>
      <w:r w:rsidR="00531EEE">
        <w:rPr>
          <w:rFonts w:ascii="Times New Roman" w:eastAsia="Times New Roman" w:hAnsi="Times New Roman" w:cs="Times New Roman"/>
          <w:color w:val="000000"/>
          <w:sz w:val="24"/>
          <w:szCs w:val="24"/>
        </w:rPr>
        <w:t>we would predict</w:t>
      </w:r>
      <w:r w:rsidR="00C154F7">
        <w:rPr>
          <w:rFonts w:ascii="Times New Roman" w:eastAsia="Times New Roman" w:hAnsi="Times New Roman" w:cs="Times New Roman"/>
          <w:color w:val="000000"/>
          <w:sz w:val="24"/>
          <w:szCs w:val="24"/>
        </w:rPr>
        <w:t xml:space="preserve"> that:</w:t>
      </w:r>
    </w:p>
    <w:p w14:paraId="57DA400E" w14:textId="2231BFEA" w:rsidR="00E863D4" w:rsidRPr="00531EEE" w:rsidRDefault="00000000" w:rsidP="00DA3D7F">
      <w:pPr>
        <w:shd w:val="clear" w:color="auto" w:fill="FFFFFF"/>
        <w:spacing w:after="0" w:line="480" w:lineRule="auto"/>
        <w:rPr>
          <w:rFonts w:ascii="Times New Roman" w:eastAsia="Times New Roman" w:hAnsi="Times New Roman" w:cs="Times New Roman"/>
          <w:color w:val="000000"/>
          <w:sz w:val="24"/>
          <w:szCs w:val="24"/>
        </w:rPr>
      </w:pPr>
      <m:oMathPara>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(cue) = P(delay) x P(drop)</m:t>
          </m:r>
        </m:oMath>
      </m:oMathPara>
    </w:p>
    <w:p w14:paraId="2646A83E" w14:textId="338BFFE6" w:rsidR="00E863D4" w:rsidRPr="00754F83" w:rsidRDefault="00E863D4" w:rsidP="00E863D4">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Here,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r>
          <w:rPr>
            <w:rFonts w:ascii="Cambria Math" w:eastAsia="Times New Roman" w:hAnsi="Cambria Math" w:cs="Times New Roman"/>
            <w:color w:val="000000"/>
            <w:sz w:val="24"/>
            <w:szCs w:val="24"/>
          </w:rPr>
          <m:t>, 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delay</m:t>
            </m:r>
          </m:e>
        </m:d>
        <m:r>
          <w:rPr>
            <w:rFonts w:ascii="Cambria Math" w:eastAsia="Times New Roman" w:hAnsi="Cambria Math" w:cs="Times New Roman"/>
            <w:color w:val="000000"/>
            <w:sz w:val="24"/>
            <w:szCs w:val="24"/>
          </w:rPr>
          <m:t>,P(drop)</m:t>
        </m:r>
      </m:oMath>
      <w:r>
        <w:rPr>
          <w:rFonts w:ascii="Times New Roman" w:eastAsia="Times New Roman" w:hAnsi="Times New Roman" w:cs="Times New Roman"/>
          <w:color w:val="000000"/>
          <w:sz w:val="24"/>
          <w:szCs w:val="24"/>
        </w:rPr>
        <w:t xml:space="preserve"> are the decoding performance for each factor</w:t>
      </w:r>
      <w:r w:rsidR="00CB7801">
        <w:rPr>
          <w:rFonts w:ascii="Times New Roman" w:eastAsia="Times New Roman" w:hAnsi="Times New Roman" w:cs="Times New Roman"/>
          <w:color w:val="000000"/>
          <w:sz w:val="24"/>
          <w:szCs w:val="24"/>
        </w:rPr>
        <w:t xml:space="preserv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(cue)</m:t>
        </m:r>
      </m:oMath>
      <w:r w:rsidR="00CB7801">
        <w:rPr>
          <w:rFonts w:ascii="Times New Roman" w:eastAsia="Times New Roman" w:hAnsi="Times New Roman" w:cs="Times New Roman"/>
          <w:color w:val="000000"/>
          <w:sz w:val="24"/>
          <w:szCs w:val="24"/>
        </w:rPr>
        <w:t xml:space="preserve"> refers to the predicted decoding performance</w:t>
      </w:r>
      <w:r w:rsidR="00B61DE8">
        <w:rPr>
          <w:rFonts w:ascii="Times New Roman" w:eastAsia="Times New Roman" w:hAnsi="Times New Roman" w:cs="Times New Roman"/>
          <w:color w:val="000000"/>
          <w:sz w:val="24"/>
          <w:szCs w:val="24"/>
        </w:rPr>
        <w:t xml:space="preserve"> assuming independent representation of delay and drop</w:t>
      </w:r>
      <w:r w:rsidR="00CB7801">
        <w:rPr>
          <w:rFonts w:ascii="Times New Roman" w:eastAsia="Times New Roman" w:hAnsi="Times New Roman" w:cs="Times New Roman"/>
          <w:color w:val="000000"/>
          <w:sz w:val="24"/>
          <w:szCs w:val="24"/>
        </w:rPr>
        <w:t>.</w:t>
      </w:r>
      <w:r w:rsidR="0043130C">
        <w:rPr>
          <w:rFonts w:ascii="Times New Roman" w:eastAsia="Times New Roman" w:hAnsi="Times New Roman" w:cs="Times New Roman"/>
          <w:color w:val="000000"/>
          <w:sz w:val="24"/>
          <w:szCs w:val="24"/>
        </w:rPr>
        <w:t xml:space="preserve"> We then compare the </w:t>
      </w:r>
      <w:r w:rsidR="006D14A4">
        <w:rPr>
          <w:rFonts w:ascii="Times New Roman" w:eastAsia="Times New Roman" w:hAnsi="Times New Roman" w:cs="Times New Roman"/>
          <w:color w:val="000000"/>
          <w:sz w:val="24"/>
          <w:szCs w:val="24"/>
        </w:rPr>
        <w:t xml:space="preserve">predicted </w:t>
      </w:r>
      <w:r w:rsidR="0043130C">
        <w:rPr>
          <w:rFonts w:ascii="Times New Roman" w:eastAsia="Times New Roman" w:hAnsi="Times New Roman" w:cs="Times New Roman"/>
          <w:color w:val="000000"/>
          <w:sz w:val="24"/>
          <w:szCs w:val="24"/>
        </w:rPr>
        <w:t xml:space="preserve">decoding performance of cue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(cue)</m:t>
        </m:r>
      </m:oMath>
      <w:r w:rsidR="006D14A4">
        <w:rPr>
          <w:rFonts w:ascii="Times New Roman" w:eastAsia="Times New Roman" w:hAnsi="Times New Roman" w:cs="Times New Roman"/>
          <w:color w:val="000000"/>
          <w:sz w:val="24"/>
          <w:szCs w:val="24"/>
        </w:rPr>
        <w:t xml:space="preserve"> with the actual decoding performance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sidR="006D14A4">
        <w:rPr>
          <w:rFonts w:ascii="Times New Roman" w:eastAsia="Times New Roman" w:hAnsi="Times New Roman" w:cs="Times New Roman"/>
          <w:color w:val="000000"/>
          <w:sz w:val="24"/>
          <w:szCs w:val="24"/>
        </w:rPr>
        <w:t>.</w:t>
      </w:r>
      <w:r w:rsidR="00436642">
        <w:rPr>
          <w:rFonts w:ascii="Times New Roman" w:eastAsia="Times New Roman" w:hAnsi="Times New Roman" w:cs="Times New Roman"/>
          <w:color w:val="000000"/>
          <w:sz w:val="24"/>
          <w:szCs w:val="24"/>
        </w:rPr>
        <w:t xml:space="preserve"> We found that </w:t>
      </w:r>
      <m:oMath>
        <m:r>
          <w:rPr>
            <w:rFonts w:ascii="Cambria Math" w:eastAsia="Times New Roman" w:hAnsi="Cambria Math" w:cs="Times New Roman"/>
            <w:color w:val="000000"/>
            <w:sz w:val="24"/>
            <w:szCs w:val="24"/>
          </w:rPr>
          <m:t>P</m:t>
        </m:r>
        <m:d>
          <m:dPr>
            <m:ctrlPr>
              <w:rPr>
                <w:rFonts w:ascii="Cambria Math" w:eastAsia="Times New Roman" w:hAnsi="Cambria Math" w:cs="Times New Roman"/>
                <w:i/>
                <w:color w:val="000000"/>
                <w:sz w:val="24"/>
                <w:szCs w:val="24"/>
              </w:rPr>
            </m:ctrlPr>
          </m:dPr>
          <m:e>
            <m:r>
              <w:rPr>
                <w:rFonts w:ascii="Cambria Math" w:eastAsia="Times New Roman" w:hAnsi="Cambria Math" w:cs="Times New Roman"/>
                <w:color w:val="000000"/>
                <w:sz w:val="24"/>
                <w:szCs w:val="24"/>
              </w:rPr>
              <m:t>cue</m:t>
            </m:r>
          </m:e>
        </m:d>
      </m:oMath>
      <w:r w:rsidR="00FE2F12">
        <w:rPr>
          <w:rFonts w:ascii="Times New Roman" w:eastAsia="Times New Roman" w:hAnsi="Times New Roman" w:cs="Times New Roman"/>
          <w:color w:val="000000"/>
          <w:sz w:val="24"/>
          <w:szCs w:val="24"/>
        </w:rPr>
        <w:t xml:space="preserve"> is significantly higher than </w:t>
      </w:r>
      <m:oMath>
        <m:acc>
          <m:accPr>
            <m:chr m:val="̅"/>
            <m:ctrlPr>
              <w:rPr>
                <w:rFonts w:ascii="Cambria Math" w:eastAsia="Times New Roman" w:hAnsi="Cambria Math" w:cs="Times New Roman"/>
                <w:i/>
                <w:color w:val="000000"/>
                <w:sz w:val="24"/>
                <w:szCs w:val="24"/>
              </w:rPr>
            </m:ctrlPr>
          </m:accPr>
          <m:e>
            <m:r>
              <w:rPr>
                <w:rFonts w:ascii="Cambria Math" w:eastAsia="Times New Roman" w:hAnsi="Cambria Math" w:cs="Times New Roman"/>
                <w:color w:val="000000"/>
                <w:sz w:val="24"/>
                <w:szCs w:val="24"/>
              </w:rPr>
              <m:t>P</m:t>
            </m:r>
          </m:e>
        </m:acc>
        <m:r>
          <w:rPr>
            <w:rFonts w:ascii="Cambria Math" w:eastAsia="Times New Roman" w:hAnsi="Cambria Math" w:cs="Times New Roman"/>
            <w:color w:val="000000"/>
            <w:sz w:val="24"/>
            <w:szCs w:val="24"/>
          </w:rPr>
          <m:t>(cue)</m:t>
        </m:r>
      </m:oMath>
      <w:r w:rsidR="00FE2F12">
        <w:rPr>
          <w:rFonts w:ascii="Times New Roman" w:eastAsia="Times New Roman" w:hAnsi="Times New Roman" w:cs="Times New Roman"/>
          <w:color w:val="000000"/>
          <w:sz w:val="24"/>
          <w:szCs w:val="24"/>
        </w:rPr>
        <w:t xml:space="preserve"> from</w:t>
      </w:r>
      <w:commentRangeStart w:id="42"/>
      <w:r w:rsidR="00FE2F12">
        <w:rPr>
          <w:rFonts w:ascii="Times New Roman" w:eastAsia="Times New Roman" w:hAnsi="Times New Roman" w:cs="Times New Roman"/>
          <w:color w:val="000000"/>
          <w:sz w:val="24"/>
          <w:szCs w:val="24"/>
        </w:rPr>
        <w:t xml:space="preserve"> XXXms </w:t>
      </w:r>
      <w:commentRangeEnd w:id="42"/>
      <w:r w:rsidR="00E64706">
        <w:rPr>
          <w:rStyle w:val="CommentReference"/>
        </w:rPr>
        <w:commentReference w:id="42"/>
      </w:r>
      <w:r w:rsidR="00FE2F12">
        <w:rPr>
          <w:rFonts w:ascii="Times New Roman" w:eastAsia="Times New Roman" w:hAnsi="Times New Roman" w:cs="Times New Roman"/>
          <w:color w:val="000000"/>
          <w:sz w:val="24"/>
          <w:szCs w:val="24"/>
        </w:rPr>
        <w:t>after cue onset</w:t>
      </w:r>
      <w:r w:rsidR="00391394">
        <w:rPr>
          <w:rFonts w:ascii="Times New Roman" w:eastAsia="Times New Roman" w:hAnsi="Times New Roman" w:cs="Times New Roman"/>
          <w:color w:val="000000"/>
          <w:sz w:val="24"/>
          <w:szCs w:val="24"/>
        </w:rPr>
        <w:t xml:space="preserve"> (Fig. 7C)</w:t>
      </w:r>
      <w:r w:rsidR="00FE2F12">
        <w:rPr>
          <w:rFonts w:ascii="Times New Roman" w:eastAsia="Times New Roman" w:hAnsi="Times New Roman" w:cs="Times New Roman"/>
          <w:color w:val="000000"/>
          <w:sz w:val="24"/>
          <w:szCs w:val="24"/>
        </w:rPr>
        <w:t>.</w:t>
      </w:r>
      <w:r w:rsidR="00C17F80">
        <w:rPr>
          <w:rFonts w:ascii="Times New Roman" w:eastAsia="Times New Roman" w:hAnsi="Times New Roman" w:cs="Times New Roman"/>
          <w:color w:val="000000"/>
          <w:sz w:val="24"/>
          <w:szCs w:val="24"/>
        </w:rPr>
        <w:t xml:space="preserve"> </w:t>
      </w:r>
      <w:commentRangeStart w:id="43"/>
      <w:r w:rsidR="00C17F80">
        <w:rPr>
          <w:rFonts w:ascii="Times New Roman" w:eastAsia="Times New Roman" w:hAnsi="Times New Roman" w:cs="Times New Roman"/>
          <w:color w:val="000000"/>
          <w:sz w:val="24"/>
          <w:szCs w:val="24"/>
        </w:rPr>
        <w:t>This suggests that integration occurs beyond concurrent representation of the two separate variables.</w:t>
      </w:r>
      <w:commentRangeEnd w:id="43"/>
      <w:r w:rsidR="00AC56D5">
        <w:rPr>
          <w:rStyle w:val="CommentReference"/>
        </w:rPr>
        <w:commentReference w:id="43"/>
      </w:r>
    </w:p>
    <w:p w14:paraId="69B9280D" w14:textId="7FFA3A36" w:rsidR="00241ADB" w:rsidRDefault="00241ADB" w:rsidP="00DA3D7F">
      <w:pPr>
        <w:shd w:val="clear" w:color="auto" w:fill="FFFFFF"/>
        <w:spacing w:after="0" w:line="480" w:lineRule="auto"/>
        <w:rPr>
          <w:ins w:id="44" w:author="Wang, Siyu (NIH/NIMH) [F]" w:date="2024-05-23T15:29:00Z"/>
          <w:rFonts w:ascii="Times New Roman" w:eastAsia="Times New Roman" w:hAnsi="Times New Roman" w:cs="Times New Roman"/>
          <w:color w:val="000000"/>
          <w:sz w:val="24"/>
          <w:szCs w:val="24"/>
        </w:rPr>
      </w:pPr>
    </w:p>
    <w:p w14:paraId="3D982BEB" w14:textId="3E6C7277" w:rsidR="009A2931" w:rsidRDefault="009A2931" w:rsidP="00DA3D7F">
      <w:pPr>
        <w:shd w:val="clear" w:color="auto" w:fill="FFFFFF"/>
        <w:spacing w:after="0" w:line="480" w:lineRule="auto"/>
        <w:rPr>
          <w:ins w:id="45" w:author="Wang, Siyu (NIH/NIMH) [F]" w:date="2024-05-23T15:29:00Z"/>
          <w:rFonts w:ascii="Times New Roman" w:eastAsia="Times New Roman" w:hAnsi="Times New Roman" w:cs="Times New Roman"/>
          <w:color w:val="000000"/>
          <w:sz w:val="24"/>
          <w:szCs w:val="24"/>
        </w:rPr>
      </w:pPr>
    </w:p>
    <w:p w14:paraId="617002E4" w14:textId="71ECC839" w:rsidR="009A2931" w:rsidRDefault="009A2931" w:rsidP="00DA3D7F">
      <w:pPr>
        <w:shd w:val="clear" w:color="auto" w:fill="FFFFFF"/>
        <w:spacing w:after="0" w:line="480" w:lineRule="auto"/>
        <w:rPr>
          <w:ins w:id="46" w:author="Wang, Siyu (NIH/NIMH) [F]" w:date="2024-05-23T15:30:00Z"/>
          <w:rFonts w:ascii="Times New Roman" w:eastAsia="Times New Roman" w:hAnsi="Times New Roman" w:cs="Times New Roman"/>
          <w:color w:val="000000"/>
          <w:sz w:val="24"/>
          <w:szCs w:val="24"/>
        </w:rPr>
      </w:pPr>
      <w:ins w:id="47" w:author="Wang, Siyu (NIH/NIMH) [F]" w:date="2024-05-23T15:29:00Z">
        <w:r>
          <w:rPr>
            <w:rFonts w:ascii="Times New Roman" w:eastAsia="Times New Roman" w:hAnsi="Times New Roman" w:cs="Times New Roman"/>
            <w:color w:val="000000"/>
            <w:sz w:val="24"/>
            <w:szCs w:val="24"/>
          </w:rPr>
          <w:t>SUGGEST ADD A SECTION HERE ON THE POPULATION CODING DIMENSION OF DELAY, DROP, and VALUE</w:t>
        </w:r>
      </w:ins>
    </w:p>
    <w:p w14:paraId="23CA2C78" w14:textId="4ED06D4F" w:rsidR="009A2931" w:rsidRDefault="009A2931" w:rsidP="00DA3D7F">
      <w:pPr>
        <w:shd w:val="clear" w:color="auto" w:fill="FFFFFF"/>
        <w:spacing w:after="0" w:line="480" w:lineRule="auto"/>
        <w:rPr>
          <w:ins w:id="48" w:author="Wang, Siyu (NIH/NIMH) [F]" w:date="2024-05-23T15:29:00Z"/>
          <w:rFonts w:ascii="Times New Roman" w:eastAsia="Times New Roman" w:hAnsi="Times New Roman" w:cs="Times New Roman"/>
          <w:color w:val="000000"/>
          <w:sz w:val="24"/>
          <w:szCs w:val="24"/>
        </w:rPr>
      </w:pPr>
      <w:ins w:id="49" w:author="Wang, Siyu (NIH/NIMH) [F]" w:date="2024-05-23T15:30:00Z">
        <w:r>
          <w:rPr>
            <w:rFonts w:ascii="Times New Roman" w:eastAsia="Times New Roman" w:hAnsi="Times New Roman" w:cs="Times New Roman"/>
            <w:color w:val="000000"/>
            <w:sz w:val="24"/>
            <w:szCs w:val="24"/>
          </w:rPr>
          <w:t>I’d expand the following section to include the new figures…</w:t>
        </w:r>
      </w:ins>
    </w:p>
    <w:p w14:paraId="1F8C5B64" w14:textId="77777777" w:rsidR="009A2931" w:rsidRDefault="009A2931" w:rsidP="009A2931">
      <w:pPr>
        <w:shd w:val="clear" w:color="auto" w:fill="FFFFFF"/>
        <w:spacing w:after="0" w:line="480" w:lineRule="auto"/>
        <w:rPr>
          <w:moveTo w:id="50" w:author="Wang, Siyu (NIH/NIMH) [F]" w:date="2024-05-23T15:30:00Z"/>
          <w:rFonts w:ascii="Times New Roman" w:eastAsia="Times New Roman" w:hAnsi="Times New Roman" w:cs="Times New Roman"/>
          <w:b/>
          <w:sz w:val="24"/>
          <w:szCs w:val="24"/>
        </w:rPr>
      </w:pPr>
      <w:moveToRangeStart w:id="51" w:author="Wang, Siyu (NIH/NIMH) [F]" w:date="2024-05-23T15:30:00Z" w:name="move167370619"/>
      <w:moveTo w:id="52" w:author="Wang, Siyu (NIH/NIMH) [F]" w:date="2024-05-23T15:30:00Z">
        <w:r>
          <w:rPr>
            <w:rFonts w:ascii="Times New Roman" w:eastAsia="Times New Roman" w:hAnsi="Times New Roman" w:cs="Times New Roman"/>
            <w:b/>
            <w:sz w:val="24"/>
            <w:szCs w:val="24"/>
          </w:rPr>
          <w:t>Drop and delay drives shifts along the value dimension in opposite directions during temporal discounting.</w:t>
        </w:r>
      </w:moveTo>
    </w:p>
    <w:p w14:paraId="669ACAA4" w14:textId="77777777" w:rsidR="009A2931" w:rsidRDefault="009A2931" w:rsidP="009A2931">
      <w:pPr>
        <w:shd w:val="clear" w:color="auto" w:fill="FFFFFF"/>
        <w:spacing w:after="0" w:line="480" w:lineRule="auto"/>
        <w:rPr>
          <w:moveTo w:id="53" w:author="Wang, Siyu (NIH/NIMH) [F]" w:date="2024-05-23T15:30:00Z"/>
          <w:rFonts w:ascii="Times New Roman" w:eastAsia="Times New Roman" w:hAnsi="Times New Roman" w:cs="Times New Roman"/>
          <w:sz w:val="24"/>
          <w:szCs w:val="24"/>
        </w:rPr>
      </w:pPr>
      <w:moveTo w:id="54" w:author="Wang, Siyu (NIH/NIMH) [F]" w:date="2024-05-23T15:30:00Z">
        <w:r>
          <w:rPr>
            <w:rFonts w:ascii="Times New Roman" w:eastAsia="Times New Roman" w:hAnsi="Times New Roman" w:cs="Times New Roman"/>
            <w:sz w:val="24"/>
            <w:szCs w:val="24"/>
          </w:rPr>
          <w:t xml:space="preserve">Similar to identifying the value-encoding dimension, we identified the encoding dimension of drops and delay in the dlPFC population (see Methods). We then ask how the drops vs delay encoding dimension relates to the encoding dimension of value. </w:t>
        </w:r>
        <w:commentRangeStart w:id="55"/>
        <w:r>
          <w:rPr>
            <w:rFonts w:ascii="Times New Roman" w:eastAsia="Times New Roman" w:hAnsi="Times New Roman" w:cs="Times New Roman"/>
            <w:sz w:val="24"/>
            <w:szCs w:val="24"/>
          </w:rPr>
          <w:t xml:space="preserve">We found that encoding dimension of drops positively correlates with that of value, whereas encoding dimension of delay negatively correlates with that of value (Fig. 9C-D). </w:t>
        </w:r>
        <w:commentRangeEnd w:id="55"/>
        <w:r>
          <w:rPr>
            <w:rStyle w:val="CommentReference"/>
          </w:rPr>
          <w:commentReference w:id="55"/>
        </w:r>
        <w:r>
          <w:rPr>
            <w:rFonts w:ascii="Times New Roman" w:eastAsia="Times New Roman" w:hAnsi="Times New Roman" w:cs="Times New Roman"/>
            <w:sz w:val="24"/>
            <w:szCs w:val="24"/>
          </w:rPr>
          <w:t xml:space="preserve">Taken together, this suggests that </w:t>
        </w:r>
        <w:r>
          <w:rPr>
            <w:rFonts w:ascii="Times New Roman" w:eastAsia="Times New Roman" w:hAnsi="Times New Roman" w:cs="Times New Roman"/>
            <w:sz w:val="24"/>
            <w:szCs w:val="24"/>
          </w:rPr>
          <w:lastRenderedPageBreak/>
          <w:t xml:space="preserve">drops and delay are integrated by modifying the value representation in opposite ways, suggesting a neural implementation of temporal discounting. </w:t>
        </w:r>
      </w:moveTo>
    </w:p>
    <w:moveToRangeEnd w:id="51"/>
    <w:p w14:paraId="1B842684" w14:textId="77777777" w:rsidR="009A2931" w:rsidRDefault="009A2931" w:rsidP="00DA3D7F">
      <w:pPr>
        <w:shd w:val="clear" w:color="auto" w:fill="FFFFFF"/>
        <w:spacing w:after="0" w:line="480" w:lineRule="auto"/>
        <w:rPr>
          <w:ins w:id="56" w:author="Wang, Siyu (NIH/NIMH) [F]" w:date="2024-05-23T15:29:00Z"/>
          <w:rFonts w:ascii="Times New Roman" w:eastAsia="Times New Roman" w:hAnsi="Times New Roman" w:cs="Times New Roman"/>
          <w:color w:val="000000"/>
          <w:sz w:val="24"/>
          <w:szCs w:val="24"/>
        </w:rPr>
      </w:pPr>
    </w:p>
    <w:p w14:paraId="6DC519AD" w14:textId="74A38EE6" w:rsidR="009A2931" w:rsidRDefault="009A2931" w:rsidP="00DA3D7F">
      <w:pPr>
        <w:shd w:val="clear" w:color="auto" w:fill="FFFFFF"/>
        <w:spacing w:after="0" w:line="480" w:lineRule="auto"/>
        <w:rPr>
          <w:ins w:id="57" w:author="Wang, Siyu (NIH/NIMH) [F]" w:date="2024-05-23T15:29:00Z"/>
          <w:rFonts w:ascii="Times New Roman" w:eastAsia="Times New Roman" w:hAnsi="Times New Roman" w:cs="Times New Roman"/>
          <w:color w:val="000000"/>
          <w:sz w:val="24"/>
          <w:szCs w:val="24"/>
        </w:rPr>
      </w:pPr>
    </w:p>
    <w:p w14:paraId="41ADFEC6" w14:textId="77777777" w:rsidR="009A2931" w:rsidRDefault="009A2931" w:rsidP="00DA3D7F">
      <w:pPr>
        <w:shd w:val="clear" w:color="auto" w:fill="FFFFFF"/>
        <w:spacing w:after="0" w:line="480" w:lineRule="auto"/>
        <w:rPr>
          <w:rFonts w:ascii="Times New Roman" w:eastAsia="Times New Roman" w:hAnsi="Times New Roman" w:cs="Times New Roman"/>
          <w:color w:val="000000"/>
          <w:sz w:val="24"/>
          <w:szCs w:val="24"/>
        </w:rPr>
      </w:pPr>
    </w:p>
    <w:p w14:paraId="708DEC08" w14:textId="29674D3B" w:rsidR="009E3848" w:rsidRPr="002E7BB2" w:rsidRDefault="00DA25B6">
      <w:pPr>
        <w:shd w:val="clear" w:color="auto" w:fill="FFFFFF"/>
        <w:spacing w:after="0" w:line="480" w:lineRule="auto"/>
        <w:rPr>
          <w:rFonts w:ascii="Times New Roman" w:eastAsia="Times New Roman" w:hAnsi="Times New Roman" w:cs="Times New Roman"/>
          <w:b/>
          <w:sz w:val="24"/>
          <w:szCs w:val="24"/>
        </w:rPr>
      </w:pPr>
      <w:commentRangeStart w:id="58"/>
      <w:r w:rsidRPr="002E7BB2">
        <w:rPr>
          <w:rFonts w:ascii="Times New Roman" w:eastAsia="Times New Roman" w:hAnsi="Times New Roman" w:cs="Times New Roman"/>
          <w:b/>
          <w:sz w:val="24"/>
          <w:szCs w:val="24"/>
        </w:rPr>
        <w:t xml:space="preserve">Population activity in </w:t>
      </w:r>
      <w:r w:rsidR="00016450" w:rsidRPr="002E7BB2">
        <w:rPr>
          <w:rFonts w:ascii="Times New Roman" w:eastAsia="Times New Roman" w:hAnsi="Times New Roman" w:cs="Times New Roman"/>
          <w:b/>
          <w:sz w:val="24"/>
          <w:szCs w:val="24"/>
        </w:rPr>
        <w:t xml:space="preserve">the </w:t>
      </w:r>
      <w:r w:rsidR="009E3848" w:rsidRPr="002E7BB2">
        <w:rPr>
          <w:rFonts w:ascii="Times New Roman" w:eastAsia="Times New Roman" w:hAnsi="Times New Roman" w:cs="Times New Roman"/>
          <w:b/>
          <w:sz w:val="24"/>
          <w:szCs w:val="24"/>
        </w:rPr>
        <w:t>d</w:t>
      </w:r>
      <w:r w:rsidRPr="002E7BB2">
        <w:rPr>
          <w:rFonts w:ascii="Times New Roman" w:eastAsia="Times New Roman" w:hAnsi="Times New Roman" w:cs="Times New Roman"/>
          <w:b/>
          <w:sz w:val="24"/>
          <w:szCs w:val="24"/>
        </w:rPr>
        <w:t xml:space="preserve">lPFC shifts in </w:t>
      </w:r>
      <w:r w:rsidR="00016450" w:rsidRPr="002E7BB2">
        <w:rPr>
          <w:rFonts w:ascii="Times New Roman" w:eastAsia="Times New Roman" w:hAnsi="Times New Roman" w:cs="Times New Roman"/>
          <w:b/>
          <w:sz w:val="24"/>
          <w:szCs w:val="24"/>
        </w:rPr>
        <w:t xml:space="preserve">the </w:t>
      </w:r>
      <w:r w:rsidRPr="002E7BB2">
        <w:rPr>
          <w:rFonts w:ascii="Times New Roman" w:eastAsia="Times New Roman" w:hAnsi="Times New Roman" w:cs="Times New Roman"/>
          <w:b/>
          <w:sz w:val="24"/>
          <w:szCs w:val="24"/>
        </w:rPr>
        <w:t>value</w:t>
      </w:r>
      <w:r w:rsidR="00016450" w:rsidRPr="002E7BB2">
        <w:rPr>
          <w:rFonts w:ascii="Times New Roman" w:eastAsia="Times New Roman" w:hAnsi="Times New Roman" w:cs="Times New Roman"/>
          <w:b/>
          <w:sz w:val="24"/>
          <w:szCs w:val="24"/>
        </w:rPr>
        <w:t>-</w:t>
      </w:r>
      <w:r w:rsidRPr="002E7BB2">
        <w:rPr>
          <w:rFonts w:ascii="Times New Roman" w:eastAsia="Times New Roman" w:hAnsi="Times New Roman" w:cs="Times New Roman"/>
          <w:b/>
          <w:sz w:val="24"/>
          <w:szCs w:val="24"/>
        </w:rPr>
        <w:t>coding dimension based on temporal discounting</w:t>
      </w:r>
      <w:r w:rsidR="0060251B" w:rsidRPr="002E7BB2">
        <w:rPr>
          <w:rFonts w:ascii="Times New Roman" w:eastAsia="Times New Roman" w:hAnsi="Times New Roman" w:cs="Times New Roman"/>
          <w:b/>
          <w:sz w:val="24"/>
          <w:szCs w:val="24"/>
        </w:rPr>
        <w:t>.</w:t>
      </w:r>
      <w:commentRangeEnd w:id="58"/>
      <w:r w:rsidR="00DD2333">
        <w:rPr>
          <w:rStyle w:val="CommentReference"/>
        </w:rPr>
        <w:commentReference w:id="58"/>
      </w:r>
      <w:ins w:id="59" w:author="Wang, Siyu (NIH/NIMH) [F]" w:date="2024-05-23T15:30:00Z">
        <w:r w:rsidR="00DD2333">
          <w:rPr>
            <w:rFonts w:ascii="Times New Roman" w:eastAsia="Times New Roman" w:hAnsi="Times New Roman" w:cs="Times New Roman"/>
            <w:b/>
            <w:sz w:val="24"/>
            <w:szCs w:val="24"/>
          </w:rPr>
          <w:t>T</w:t>
        </w:r>
      </w:ins>
    </w:p>
    <w:p w14:paraId="568C15EF" w14:textId="31B2F037" w:rsidR="00C86F08" w:rsidRPr="002E7BB2" w:rsidRDefault="00016450">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We</w:t>
      </w:r>
      <w:r w:rsidR="00730FE9" w:rsidRPr="002E7BB2">
        <w:rPr>
          <w:rFonts w:ascii="Times New Roman" w:eastAsia="Times New Roman" w:hAnsi="Times New Roman" w:cs="Times New Roman"/>
          <w:sz w:val="24"/>
          <w:szCs w:val="24"/>
        </w:rPr>
        <w:t xml:space="preserve"> observed that monkeys accept</w:t>
      </w:r>
      <w:r w:rsidRPr="002E7BB2">
        <w:rPr>
          <w:rFonts w:ascii="Times New Roman" w:eastAsia="Times New Roman" w:hAnsi="Times New Roman" w:cs="Times New Roman"/>
          <w:sz w:val="24"/>
          <w:szCs w:val="24"/>
        </w:rPr>
        <w:t>ed</w:t>
      </w:r>
      <w:r w:rsidR="00730FE9" w:rsidRPr="002E7BB2">
        <w:rPr>
          <w:rFonts w:ascii="Times New Roman" w:eastAsia="Times New Roman" w:hAnsi="Times New Roman" w:cs="Times New Roman"/>
          <w:sz w:val="24"/>
          <w:szCs w:val="24"/>
        </w:rPr>
        <w:t xml:space="preserve"> offers more </w:t>
      </w:r>
      <w:r w:rsidR="00592D83" w:rsidRPr="002E7BB2">
        <w:rPr>
          <w:rFonts w:ascii="Times New Roman" w:eastAsia="Times New Roman" w:hAnsi="Times New Roman" w:cs="Times New Roman"/>
          <w:sz w:val="24"/>
          <w:szCs w:val="24"/>
        </w:rPr>
        <w:t xml:space="preserve">often </w:t>
      </w:r>
      <w:r w:rsidR="00730FE9" w:rsidRPr="002E7BB2">
        <w:rPr>
          <w:rFonts w:ascii="Times New Roman" w:eastAsia="Times New Roman" w:hAnsi="Times New Roman" w:cs="Times New Roman"/>
          <w:sz w:val="24"/>
          <w:szCs w:val="24"/>
        </w:rPr>
        <w:t xml:space="preserve">if the first go-cue </w:t>
      </w:r>
      <w:r w:rsidRPr="002E7BB2">
        <w:rPr>
          <w:rFonts w:ascii="Times New Roman" w:eastAsia="Times New Roman" w:hAnsi="Times New Roman" w:cs="Times New Roman"/>
          <w:sz w:val="24"/>
          <w:szCs w:val="24"/>
        </w:rPr>
        <w:t>wa</w:t>
      </w:r>
      <w:r w:rsidR="00730FE9" w:rsidRPr="002E7BB2">
        <w:rPr>
          <w:rFonts w:ascii="Times New Roman" w:eastAsia="Times New Roman" w:hAnsi="Times New Roman" w:cs="Times New Roman"/>
          <w:sz w:val="24"/>
          <w:szCs w:val="24"/>
        </w:rPr>
        <w:t>s purple, compared to yellow</w:t>
      </w:r>
      <w:r w:rsidR="0072471A" w:rsidRPr="002E7BB2">
        <w:rPr>
          <w:rFonts w:ascii="Times New Roman" w:eastAsia="Times New Roman" w:hAnsi="Times New Roman" w:cs="Times New Roman"/>
          <w:sz w:val="24"/>
          <w:szCs w:val="24"/>
        </w:rPr>
        <w:t xml:space="preserve"> (Fig. </w:t>
      </w:r>
      <w:r w:rsidR="00036B70">
        <w:rPr>
          <w:rFonts w:ascii="Times New Roman" w:eastAsia="Times New Roman" w:hAnsi="Times New Roman" w:cs="Times New Roman"/>
          <w:sz w:val="24"/>
          <w:szCs w:val="24"/>
        </w:rPr>
        <w:t>8</w:t>
      </w:r>
      <w:r w:rsidR="00C86F08" w:rsidRPr="002E7BB2">
        <w:rPr>
          <w:rFonts w:ascii="Times New Roman" w:eastAsia="Times New Roman" w:hAnsi="Times New Roman" w:cs="Times New Roman"/>
          <w:sz w:val="24"/>
          <w:szCs w:val="24"/>
        </w:rPr>
        <w:t>A</w:t>
      </w:r>
      <w:r w:rsidR="0072471A" w:rsidRPr="002E7BB2">
        <w:rPr>
          <w:rFonts w:ascii="Times New Roman" w:eastAsia="Times New Roman" w:hAnsi="Times New Roman" w:cs="Times New Roman"/>
          <w:sz w:val="24"/>
          <w:szCs w:val="24"/>
        </w:rPr>
        <w:t>)</w:t>
      </w:r>
      <w:r w:rsidR="00730FE9" w:rsidRPr="002E7BB2">
        <w:rPr>
          <w:rFonts w:ascii="Times New Roman" w:eastAsia="Times New Roman" w:hAnsi="Times New Roman" w:cs="Times New Roman"/>
          <w:sz w:val="24"/>
          <w:szCs w:val="24"/>
        </w:rPr>
        <w:t xml:space="preserve">. This is because after the purple cue, monkeys can accept the offer right away, whereas after the yellow cue, monkeys </w:t>
      </w:r>
      <w:r w:rsidR="00F06086" w:rsidRPr="002E7BB2">
        <w:rPr>
          <w:rFonts w:ascii="Times New Roman" w:eastAsia="Times New Roman" w:hAnsi="Times New Roman" w:cs="Times New Roman"/>
          <w:sz w:val="24"/>
          <w:szCs w:val="24"/>
        </w:rPr>
        <w:t>waited</w:t>
      </w:r>
      <w:r w:rsidR="00730FE9" w:rsidRPr="002E7BB2">
        <w:rPr>
          <w:rFonts w:ascii="Times New Roman" w:eastAsia="Times New Roman" w:hAnsi="Times New Roman" w:cs="Times New Roman"/>
          <w:sz w:val="24"/>
          <w:szCs w:val="24"/>
        </w:rPr>
        <w:t xml:space="preserve"> additional time for the yellow square to turn purple before they can accept the offer. </w:t>
      </w:r>
      <w:r w:rsidR="00592D83" w:rsidRPr="002E7BB2">
        <w:rPr>
          <w:rFonts w:ascii="Times New Roman" w:eastAsia="Times New Roman" w:hAnsi="Times New Roman" w:cs="Times New Roman"/>
          <w:sz w:val="24"/>
          <w:szCs w:val="24"/>
        </w:rPr>
        <w:t>We asked how value of the offer change</w:t>
      </w:r>
      <w:r w:rsidR="00036B70">
        <w:rPr>
          <w:rFonts w:ascii="Times New Roman" w:eastAsia="Times New Roman" w:hAnsi="Times New Roman" w:cs="Times New Roman"/>
          <w:sz w:val="24"/>
          <w:szCs w:val="24"/>
        </w:rPr>
        <w:t xml:space="preserve">d when the first </w:t>
      </w:r>
      <w:r w:rsidR="00036B70" w:rsidRPr="002E7BB2">
        <w:rPr>
          <w:rFonts w:ascii="Times New Roman" w:eastAsia="Times New Roman" w:hAnsi="Times New Roman" w:cs="Times New Roman"/>
          <w:sz w:val="24"/>
          <w:szCs w:val="24"/>
        </w:rPr>
        <w:t xml:space="preserve">go-signal </w:t>
      </w:r>
      <w:r w:rsidR="00036B70">
        <w:rPr>
          <w:rFonts w:ascii="Times New Roman" w:eastAsia="Times New Roman" w:hAnsi="Times New Roman" w:cs="Times New Roman"/>
          <w:sz w:val="24"/>
          <w:szCs w:val="24"/>
        </w:rPr>
        <w:t>was also taken in account</w:t>
      </w:r>
      <w:r w:rsidR="00F06086" w:rsidRPr="002E7BB2">
        <w:rPr>
          <w:rFonts w:ascii="Times New Roman" w:eastAsia="Times New Roman" w:hAnsi="Times New Roman" w:cs="Times New Roman"/>
          <w:sz w:val="24"/>
          <w:szCs w:val="24"/>
        </w:rPr>
        <w:t>,</w:t>
      </w:r>
      <w:r w:rsidR="00592D83" w:rsidRPr="002E7BB2">
        <w:rPr>
          <w:rFonts w:ascii="Times New Roman" w:eastAsia="Times New Roman" w:hAnsi="Times New Roman" w:cs="Times New Roman"/>
          <w:sz w:val="24"/>
          <w:szCs w:val="24"/>
        </w:rPr>
        <w:t xml:space="preserve"> and how neural </w:t>
      </w:r>
      <w:r w:rsidR="00F06086" w:rsidRPr="002E7BB2">
        <w:rPr>
          <w:rFonts w:ascii="Times New Roman" w:eastAsia="Times New Roman" w:hAnsi="Times New Roman" w:cs="Times New Roman"/>
          <w:sz w:val="24"/>
          <w:szCs w:val="24"/>
        </w:rPr>
        <w:t xml:space="preserve">response </w:t>
      </w:r>
      <w:r w:rsidR="00592D83" w:rsidRPr="002E7BB2">
        <w:rPr>
          <w:rFonts w:ascii="Times New Roman" w:eastAsia="Times New Roman" w:hAnsi="Times New Roman" w:cs="Times New Roman"/>
          <w:sz w:val="24"/>
          <w:szCs w:val="24"/>
        </w:rPr>
        <w:t xml:space="preserve">was influenced by the value. </w:t>
      </w:r>
      <w:commentRangeStart w:id="60"/>
      <w:commentRangeStart w:id="61"/>
      <w:r w:rsidR="00592D83" w:rsidRPr="002E7BB2">
        <w:rPr>
          <w:rFonts w:ascii="Times New Roman" w:eastAsia="Times New Roman" w:hAnsi="Times New Roman" w:cs="Times New Roman"/>
          <w:sz w:val="24"/>
          <w:szCs w:val="24"/>
        </w:rPr>
        <w:t xml:space="preserve">For this analysis, </w:t>
      </w:r>
      <w:r w:rsidR="00D02281">
        <w:rPr>
          <w:rFonts w:ascii="Times New Roman" w:eastAsia="Times New Roman" w:hAnsi="Times New Roman" w:cs="Times New Roman"/>
          <w:sz w:val="24"/>
          <w:szCs w:val="24"/>
        </w:rPr>
        <w:t xml:space="preserve">the </w:t>
      </w:r>
      <w:r w:rsidR="00C86F08" w:rsidRPr="002E7BB2">
        <w:rPr>
          <w:rFonts w:ascii="Times New Roman" w:eastAsia="Times New Roman" w:hAnsi="Times New Roman" w:cs="Times New Roman"/>
          <w:sz w:val="24"/>
          <w:szCs w:val="24"/>
        </w:rPr>
        <w:t>discounting value</w:t>
      </w:r>
      <w:r w:rsidR="00592D83" w:rsidRPr="002E7BB2">
        <w:rPr>
          <w:rFonts w:ascii="Times New Roman" w:eastAsia="Times New Roman" w:hAnsi="Times New Roman" w:cs="Times New Roman"/>
          <w:sz w:val="24"/>
          <w:szCs w:val="24"/>
        </w:rPr>
        <w:t xml:space="preserve"> </w:t>
      </w:r>
      <w:r w:rsidR="00D02281" w:rsidRPr="002E7BB2">
        <w:rPr>
          <w:rFonts w:ascii="Times New Roman" w:eastAsia="Times New Roman" w:hAnsi="Times New Roman" w:cs="Times New Roman"/>
          <w:sz w:val="24"/>
          <w:szCs w:val="24"/>
        </w:rPr>
        <w:t>w</w:t>
      </w:r>
      <w:r w:rsidR="00D02281">
        <w:rPr>
          <w:rFonts w:ascii="Times New Roman" w:eastAsia="Times New Roman" w:hAnsi="Times New Roman" w:cs="Times New Roman"/>
          <w:sz w:val="24"/>
          <w:szCs w:val="24"/>
        </w:rPr>
        <w:t xml:space="preserve">as </w:t>
      </w:r>
      <w:r w:rsidR="00D02281" w:rsidRPr="002E7BB2">
        <w:rPr>
          <w:rFonts w:ascii="Times New Roman" w:eastAsia="Times New Roman" w:hAnsi="Times New Roman" w:cs="Times New Roman"/>
          <w:sz w:val="24"/>
          <w:szCs w:val="24"/>
        </w:rPr>
        <w:t xml:space="preserve">recalculated the </w:t>
      </w:r>
      <w:r w:rsidR="00592D83" w:rsidRPr="002E7BB2">
        <w:rPr>
          <w:rFonts w:ascii="Times New Roman" w:eastAsia="Times New Roman" w:hAnsi="Times New Roman" w:cs="Times New Roman"/>
          <w:sz w:val="24"/>
          <w:szCs w:val="24"/>
        </w:rPr>
        <w:t xml:space="preserve">for each session (see Methods). </w:t>
      </w:r>
      <w:commentRangeEnd w:id="60"/>
      <w:r w:rsidR="00EE1E7E">
        <w:rPr>
          <w:rStyle w:val="CommentReference"/>
        </w:rPr>
        <w:commentReference w:id="60"/>
      </w:r>
      <w:commentRangeEnd w:id="61"/>
      <w:r w:rsidR="0076028D">
        <w:rPr>
          <w:rStyle w:val="CommentReference"/>
        </w:rPr>
        <w:commentReference w:id="61"/>
      </w:r>
    </w:p>
    <w:p w14:paraId="31319789" w14:textId="466D121F" w:rsidR="00F7764A" w:rsidRPr="002E7BB2" w:rsidRDefault="00730FE9">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As a result of th</w:t>
      </w:r>
      <w:r w:rsidR="00C86F08" w:rsidRPr="002E7BB2">
        <w:rPr>
          <w:rFonts w:ascii="Times New Roman" w:eastAsia="Times New Roman" w:hAnsi="Times New Roman" w:cs="Times New Roman"/>
          <w:sz w:val="24"/>
          <w:szCs w:val="24"/>
        </w:rPr>
        <w:t>e</w:t>
      </w:r>
      <w:r w:rsidRPr="002E7BB2">
        <w:rPr>
          <w:rFonts w:ascii="Times New Roman" w:eastAsia="Times New Roman" w:hAnsi="Times New Roman" w:cs="Times New Roman"/>
          <w:sz w:val="24"/>
          <w:szCs w:val="24"/>
        </w:rPr>
        <w:t xml:space="preserve"> additional delay between the first and second go cue, the value of the offer is decreased slightly, and as a result, animals choose to accept the offer at a lower rate (Fig. 9A). </w:t>
      </w:r>
      <w:r w:rsidR="00255F96" w:rsidRPr="002E7BB2">
        <w:rPr>
          <w:rFonts w:ascii="Times New Roman" w:eastAsia="Times New Roman" w:hAnsi="Times New Roman" w:cs="Times New Roman"/>
          <w:sz w:val="24"/>
          <w:szCs w:val="24"/>
        </w:rPr>
        <w:t>We predict</w:t>
      </w:r>
      <w:r w:rsidR="00C86F08" w:rsidRPr="002E7BB2">
        <w:rPr>
          <w:rFonts w:ascii="Times New Roman" w:eastAsia="Times New Roman" w:hAnsi="Times New Roman" w:cs="Times New Roman"/>
          <w:sz w:val="24"/>
          <w:szCs w:val="24"/>
        </w:rPr>
        <w:t>ed</w:t>
      </w:r>
      <w:r w:rsidR="00255F96" w:rsidRPr="002E7BB2">
        <w:rPr>
          <w:rFonts w:ascii="Times New Roman" w:eastAsia="Times New Roman" w:hAnsi="Times New Roman" w:cs="Times New Roman"/>
          <w:sz w:val="24"/>
          <w:szCs w:val="24"/>
        </w:rPr>
        <w:t xml:space="preserve"> </w:t>
      </w:r>
      <w:r w:rsidR="00F7764A" w:rsidRPr="002E7BB2">
        <w:rPr>
          <w:rFonts w:ascii="Times New Roman" w:eastAsia="Times New Roman" w:hAnsi="Times New Roman" w:cs="Times New Roman"/>
          <w:sz w:val="24"/>
          <w:szCs w:val="24"/>
        </w:rPr>
        <w:t xml:space="preserve">a negative shift in the encoding of value in the </w:t>
      </w:r>
      <w:r w:rsidR="00EE1E7E">
        <w:rPr>
          <w:rFonts w:ascii="Times New Roman" w:eastAsia="Times New Roman" w:hAnsi="Times New Roman" w:cs="Times New Roman"/>
          <w:sz w:val="24"/>
          <w:szCs w:val="24"/>
        </w:rPr>
        <w:t>d</w:t>
      </w:r>
      <w:r w:rsidR="00F7764A" w:rsidRPr="002E7BB2">
        <w:rPr>
          <w:rFonts w:ascii="Times New Roman" w:eastAsia="Times New Roman" w:hAnsi="Times New Roman" w:cs="Times New Roman"/>
          <w:sz w:val="24"/>
          <w:szCs w:val="24"/>
        </w:rPr>
        <w:t xml:space="preserve">lPFC population. </w:t>
      </w:r>
    </w:p>
    <w:p w14:paraId="432550D9" w14:textId="08EB6345" w:rsidR="00F7764A" w:rsidRPr="002E7BB2" w:rsidRDefault="00F7764A" w:rsidP="00F7764A">
      <w:pPr>
        <w:shd w:val="clear" w:color="auto" w:fill="FFFFFF"/>
        <w:spacing w:after="0" w:line="480" w:lineRule="auto"/>
        <w:rPr>
          <w:rFonts w:ascii="Times New Roman" w:eastAsia="Times New Roman" w:hAnsi="Times New Roman" w:cs="Times New Roman"/>
          <w:sz w:val="24"/>
          <w:szCs w:val="24"/>
        </w:rPr>
      </w:pPr>
      <w:r w:rsidRPr="002E7BB2">
        <w:rPr>
          <w:rFonts w:ascii="Times New Roman" w:eastAsia="Times New Roman" w:hAnsi="Times New Roman" w:cs="Times New Roman"/>
          <w:sz w:val="24"/>
          <w:szCs w:val="24"/>
        </w:rPr>
        <w:t xml:space="preserve">To test this, we identified the encoding dimension in </w:t>
      </w:r>
      <w:r w:rsidR="00C86F08" w:rsidRPr="002E7BB2">
        <w:rPr>
          <w:rFonts w:ascii="Times New Roman" w:eastAsia="Times New Roman" w:hAnsi="Times New Roman" w:cs="Times New Roman"/>
          <w:sz w:val="24"/>
          <w:szCs w:val="24"/>
        </w:rPr>
        <w:t>d</w:t>
      </w:r>
      <w:r w:rsidRPr="002E7BB2">
        <w:rPr>
          <w:rFonts w:ascii="Times New Roman" w:eastAsia="Times New Roman" w:hAnsi="Times New Roman" w:cs="Times New Roman"/>
          <w:sz w:val="24"/>
          <w:szCs w:val="24"/>
        </w:rPr>
        <w:t xml:space="preserve">lPFC population by compiling the regression coefficients of discounted value (DV) in a moving window ANOVA analysis (see Methods). Population activity gets projected onto the value-encoding dimension. Indeed, we observed that following the yellow cue, compared to the purple cue, population activity is reduced in the value coding dimension (Fig. 9B). </w:t>
      </w:r>
      <w:r w:rsidR="0051665E" w:rsidRPr="002E7BB2">
        <w:rPr>
          <w:rFonts w:ascii="Times New Roman" w:eastAsia="Times New Roman" w:hAnsi="Times New Roman" w:cs="Times New Roman"/>
          <w:sz w:val="24"/>
          <w:szCs w:val="24"/>
        </w:rPr>
        <w:t xml:space="preserve">This suggests that temporal discounting shifts value representation in </w:t>
      </w:r>
      <w:r w:rsidR="002E7BB2" w:rsidRPr="002E7BB2">
        <w:rPr>
          <w:rFonts w:ascii="Times New Roman" w:eastAsia="Times New Roman" w:hAnsi="Times New Roman" w:cs="Times New Roman"/>
          <w:sz w:val="24"/>
          <w:szCs w:val="24"/>
        </w:rPr>
        <w:t>d</w:t>
      </w:r>
      <w:r w:rsidR="0051665E" w:rsidRPr="002E7BB2">
        <w:rPr>
          <w:rFonts w:ascii="Times New Roman" w:eastAsia="Times New Roman" w:hAnsi="Times New Roman" w:cs="Times New Roman"/>
          <w:sz w:val="24"/>
          <w:szCs w:val="24"/>
        </w:rPr>
        <w:t xml:space="preserve">lPFC. </w:t>
      </w:r>
    </w:p>
    <w:p w14:paraId="788BC48F" w14:textId="77777777" w:rsidR="00C86F08" w:rsidRPr="002E7BB2" w:rsidRDefault="00C86F08" w:rsidP="00F7764A">
      <w:pPr>
        <w:shd w:val="clear" w:color="auto" w:fill="FFFFFF"/>
        <w:spacing w:after="0" w:line="480" w:lineRule="auto"/>
        <w:rPr>
          <w:rFonts w:ascii="Times New Roman" w:eastAsia="Times New Roman" w:hAnsi="Times New Roman" w:cs="Times New Roman"/>
          <w:sz w:val="24"/>
          <w:szCs w:val="24"/>
        </w:rPr>
      </w:pPr>
    </w:p>
    <w:p w14:paraId="5FCD6381" w14:textId="4CCBA48F" w:rsidR="007D600B" w:rsidDel="009A2931" w:rsidRDefault="004F532B" w:rsidP="00F7764A">
      <w:pPr>
        <w:shd w:val="clear" w:color="auto" w:fill="FFFFFF"/>
        <w:spacing w:after="0" w:line="480" w:lineRule="auto"/>
        <w:rPr>
          <w:moveFrom w:id="62" w:author="Wang, Siyu (NIH/NIMH) [F]" w:date="2024-05-23T15:30:00Z"/>
          <w:rFonts w:ascii="Times New Roman" w:eastAsia="Times New Roman" w:hAnsi="Times New Roman" w:cs="Times New Roman"/>
          <w:b/>
          <w:sz w:val="24"/>
          <w:szCs w:val="24"/>
        </w:rPr>
      </w:pPr>
      <w:moveFromRangeStart w:id="63" w:author="Wang, Siyu (NIH/NIMH) [F]" w:date="2024-05-23T15:30:00Z" w:name="move167370619"/>
      <w:moveFrom w:id="64" w:author="Wang, Siyu (NIH/NIMH) [F]" w:date="2024-05-23T15:30:00Z">
        <w:r w:rsidDel="009A2931">
          <w:rPr>
            <w:rFonts w:ascii="Times New Roman" w:eastAsia="Times New Roman" w:hAnsi="Times New Roman" w:cs="Times New Roman"/>
            <w:b/>
            <w:sz w:val="24"/>
            <w:szCs w:val="24"/>
          </w:rPr>
          <w:lastRenderedPageBreak/>
          <w:t>Drop and delay drives shifts along the value dimension in opposite directions during temporal discounting</w:t>
        </w:r>
        <w:r w:rsidR="00C86F08" w:rsidDel="009A2931">
          <w:rPr>
            <w:rFonts w:ascii="Times New Roman" w:eastAsia="Times New Roman" w:hAnsi="Times New Roman" w:cs="Times New Roman"/>
            <w:b/>
            <w:sz w:val="24"/>
            <w:szCs w:val="24"/>
          </w:rPr>
          <w:t>.</w:t>
        </w:r>
      </w:moveFrom>
    </w:p>
    <w:p w14:paraId="58EA9CFE" w14:textId="705AC48B" w:rsidR="00587149" w:rsidDel="009A2931" w:rsidRDefault="00AA6AE7">
      <w:pPr>
        <w:shd w:val="clear" w:color="auto" w:fill="FFFFFF"/>
        <w:spacing w:after="0" w:line="480" w:lineRule="auto"/>
        <w:rPr>
          <w:moveFrom w:id="65" w:author="Wang, Siyu (NIH/NIMH) [F]" w:date="2024-05-23T15:30:00Z"/>
          <w:rFonts w:ascii="Times New Roman" w:eastAsia="Times New Roman" w:hAnsi="Times New Roman" w:cs="Times New Roman"/>
          <w:sz w:val="24"/>
          <w:szCs w:val="24"/>
        </w:rPr>
      </w:pPr>
      <w:moveFrom w:id="66" w:author="Wang, Siyu (NIH/NIMH) [F]" w:date="2024-05-23T15:30:00Z">
        <w:r w:rsidDel="009A2931">
          <w:rPr>
            <w:rFonts w:ascii="Times New Roman" w:eastAsia="Times New Roman" w:hAnsi="Times New Roman" w:cs="Times New Roman"/>
            <w:sz w:val="24"/>
            <w:szCs w:val="24"/>
          </w:rPr>
          <w:t>Similar to identifying the value-encoding dimension, we identified the encoding dimension of drop</w:t>
        </w:r>
        <w:r w:rsidR="00EE1E7E" w:rsidDel="009A2931">
          <w:rPr>
            <w:rFonts w:ascii="Times New Roman" w:eastAsia="Times New Roman" w:hAnsi="Times New Roman" w:cs="Times New Roman"/>
            <w:sz w:val="24"/>
            <w:szCs w:val="24"/>
          </w:rPr>
          <w:t>s</w:t>
        </w:r>
        <w:r w:rsidDel="009A2931">
          <w:rPr>
            <w:rFonts w:ascii="Times New Roman" w:eastAsia="Times New Roman" w:hAnsi="Times New Roman" w:cs="Times New Roman"/>
            <w:sz w:val="24"/>
            <w:szCs w:val="24"/>
          </w:rPr>
          <w:t xml:space="preserve"> and delay in </w:t>
        </w:r>
        <w:r w:rsidR="00EE1E7E" w:rsidDel="009A2931">
          <w:rPr>
            <w:rFonts w:ascii="Times New Roman" w:eastAsia="Times New Roman" w:hAnsi="Times New Roman" w:cs="Times New Roman"/>
            <w:sz w:val="24"/>
            <w:szCs w:val="24"/>
          </w:rPr>
          <w:t xml:space="preserve">the </w:t>
        </w:r>
        <w:r w:rsidR="00C86F08" w:rsidDel="009A2931">
          <w:rPr>
            <w:rFonts w:ascii="Times New Roman" w:eastAsia="Times New Roman" w:hAnsi="Times New Roman" w:cs="Times New Roman"/>
            <w:sz w:val="24"/>
            <w:szCs w:val="24"/>
          </w:rPr>
          <w:t>d</w:t>
        </w:r>
        <w:r w:rsidDel="009A2931">
          <w:rPr>
            <w:rFonts w:ascii="Times New Roman" w:eastAsia="Times New Roman" w:hAnsi="Times New Roman" w:cs="Times New Roman"/>
            <w:sz w:val="24"/>
            <w:szCs w:val="24"/>
          </w:rPr>
          <w:t>lPFC population</w:t>
        </w:r>
        <w:r w:rsidR="00C86F08" w:rsidDel="009A2931">
          <w:rPr>
            <w:rFonts w:ascii="Times New Roman" w:eastAsia="Times New Roman" w:hAnsi="Times New Roman" w:cs="Times New Roman"/>
            <w:sz w:val="24"/>
            <w:szCs w:val="24"/>
          </w:rPr>
          <w:t xml:space="preserve"> (see Methods)</w:t>
        </w:r>
        <w:r w:rsidDel="009A2931">
          <w:rPr>
            <w:rFonts w:ascii="Times New Roman" w:eastAsia="Times New Roman" w:hAnsi="Times New Roman" w:cs="Times New Roman"/>
            <w:sz w:val="24"/>
            <w:szCs w:val="24"/>
          </w:rPr>
          <w:t>. We then ask how the drop</w:t>
        </w:r>
        <w:r w:rsidR="00EE1E7E" w:rsidDel="009A2931">
          <w:rPr>
            <w:rFonts w:ascii="Times New Roman" w:eastAsia="Times New Roman" w:hAnsi="Times New Roman" w:cs="Times New Roman"/>
            <w:sz w:val="24"/>
            <w:szCs w:val="24"/>
          </w:rPr>
          <w:t>s</w:t>
        </w:r>
        <w:r w:rsidDel="009A2931">
          <w:rPr>
            <w:rFonts w:ascii="Times New Roman" w:eastAsia="Times New Roman" w:hAnsi="Times New Roman" w:cs="Times New Roman"/>
            <w:sz w:val="24"/>
            <w:szCs w:val="24"/>
          </w:rPr>
          <w:t xml:space="preserve"> vs delay encoding dimension relates to the encoding dimension of value. </w:t>
        </w:r>
        <w:commentRangeStart w:id="67"/>
        <w:r w:rsidDel="009A2931">
          <w:rPr>
            <w:rFonts w:ascii="Times New Roman" w:eastAsia="Times New Roman" w:hAnsi="Times New Roman" w:cs="Times New Roman"/>
            <w:sz w:val="24"/>
            <w:szCs w:val="24"/>
          </w:rPr>
          <w:t>We found that encoding dimension of drop</w:t>
        </w:r>
        <w:r w:rsidR="00EE1E7E" w:rsidDel="009A2931">
          <w:rPr>
            <w:rFonts w:ascii="Times New Roman" w:eastAsia="Times New Roman" w:hAnsi="Times New Roman" w:cs="Times New Roman"/>
            <w:sz w:val="24"/>
            <w:szCs w:val="24"/>
          </w:rPr>
          <w:t>s</w:t>
        </w:r>
        <w:r w:rsidDel="009A2931">
          <w:rPr>
            <w:rFonts w:ascii="Times New Roman" w:eastAsia="Times New Roman" w:hAnsi="Times New Roman" w:cs="Times New Roman"/>
            <w:sz w:val="24"/>
            <w:szCs w:val="24"/>
          </w:rPr>
          <w:t xml:space="preserve"> positively correlates with that of value, whereas encoding dimension of delay negatively correlates with that of value</w:t>
        </w:r>
        <w:r w:rsidR="00AF6A40" w:rsidDel="009A2931">
          <w:rPr>
            <w:rFonts w:ascii="Times New Roman" w:eastAsia="Times New Roman" w:hAnsi="Times New Roman" w:cs="Times New Roman"/>
            <w:sz w:val="24"/>
            <w:szCs w:val="24"/>
          </w:rPr>
          <w:t xml:space="preserve"> (Fig. </w:t>
        </w:r>
        <w:r w:rsidR="0089322C" w:rsidDel="009A2931">
          <w:rPr>
            <w:rFonts w:ascii="Times New Roman" w:eastAsia="Times New Roman" w:hAnsi="Times New Roman" w:cs="Times New Roman"/>
            <w:sz w:val="24"/>
            <w:szCs w:val="24"/>
          </w:rPr>
          <w:t>9C-D</w:t>
        </w:r>
        <w:r w:rsidR="00AF6A40" w:rsidDel="009A2931">
          <w:rPr>
            <w:rFonts w:ascii="Times New Roman" w:eastAsia="Times New Roman" w:hAnsi="Times New Roman" w:cs="Times New Roman"/>
            <w:sz w:val="24"/>
            <w:szCs w:val="24"/>
          </w:rPr>
          <w:t>)</w:t>
        </w:r>
        <w:r w:rsidDel="009A2931">
          <w:rPr>
            <w:rFonts w:ascii="Times New Roman" w:eastAsia="Times New Roman" w:hAnsi="Times New Roman" w:cs="Times New Roman"/>
            <w:sz w:val="24"/>
            <w:szCs w:val="24"/>
          </w:rPr>
          <w:t xml:space="preserve">. </w:t>
        </w:r>
        <w:commentRangeEnd w:id="67"/>
        <w:r w:rsidR="00EE1E7E" w:rsidDel="009A2931">
          <w:rPr>
            <w:rStyle w:val="CommentReference"/>
          </w:rPr>
          <w:commentReference w:id="67"/>
        </w:r>
        <w:r w:rsidR="00AF6A40" w:rsidDel="009A2931">
          <w:rPr>
            <w:rFonts w:ascii="Times New Roman" w:eastAsia="Times New Roman" w:hAnsi="Times New Roman" w:cs="Times New Roman"/>
            <w:sz w:val="24"/>
            <w:szCs w:val="24"/>
          </w:rPr>
          <w:t xml:space="preserve">Taken </w:t>
        </w:r>
        <w:r w:rsidDel="009A2931">
          <w:rPr>
            <w:rFonts w:ascii="Times New Roman" w:eastAsia="Times New Roman" w:hAnsi="Times New Roman" w:cs="Times New Roman"/>
            <w:sz w:val="24"/>
            <w:szCs w:val="24"/>
          </w:rPr>
          <w:t>together</w:t>
        </w:r>
        <w:r w:rsidR="00AF6A40" w:rsidDel="009A2931">
          <w:rPr>
            <w:rFonts w:ascii="Times New Roman" w:eastAsia="Times New Roman" w:hAnsi="Times New Roman" w:cs="Times New Roman"/>
            <w:sz w:val="24"/>
            <w:szCs w:val="24"/>
          </w:rPr>
          <w:t>, this</w:t>
        </w:r>
        <w:r w:rsidDel="009A2931">
          <w:rPr>
            <w:rFonts w:ascii="Times New Roman" w:eastAsia="Times New Roman" w:hAnsi="Times New Roman" w:cs="Times New Roman"/>
            <w:sz w:val="24"/>
            <w:szCs w:val="24"/>
          </w:rPr>
          <w:t xml:space="preserve"> suggest</w:t>
        </w:r>
        <w:r w:rsidR="00AF6A40" w:rsidDel="009A2931">
          <w:rPr>
            <w:rFonts w:ascii="Times New Roman" w:eastAsia="Times New Roman" w:hAnsi="Times New Roman" w:cs="Times New Roman"/>
            <w:sz w:val="24"/>
            <w:szCs w:val="24"/>
          </w:rPr>
          <w:t xml:space="preserve">s </w:t>
        </w:r>
        <w:r w:rsidDel="009A2931">
          <w:rPr>
            <w:rFonts w:ascii="Times New Roman" w:eastAsia="Times New Roman" w:hAnsi="Times New Roman" w:cs="Times New Roman"/>
            <w:sz w:val="24"/>
            <w:szCs w:val="24"/>
          </w:rPr>
          <w:t>that drop</w:t>
        </w:r>
        <w:r w:rsidR="00EE1E7E" w:rsidDel="009A2931">
          <w:rPr>
            <w:rFonts w:ascii="Times New Roman" w:eastAsia="Times New Roman" w:hAnsi="Times New Roman" w:cs="Times New Roman"/>
            <w:sz w:val="24"/>
            <w:szCs w:val="24"/>
          </w:rPr>
          <w:t>s</w:t>
        </w:r>
        <w:r w:rsidDel="009A2931">
          <w:rPr>
            <w:rFonts w:ascii="Times New Roman" w:eastAsia="Times New Roman" w:hAnsi="Times New Roman" w:cs="Times New Roman"/>
            <w:sz w:val="24"/>
            <w:szCs w:val="24"/>
          </w:rPr>
          <w:t xml:space="preserve"> and delay are integrated by modifying the value representation in </w:t>
        </w:r>
        <w:r w:rsidR="008433BD" w:rsidDel="009A2931">
          <w:rPr>
            <w:rFonts w:ascii="Times New Roman" w:eastAsia="Times New Roman" w:hAnsi="Times New Roman" w:cs="Times New Roman"/>
            <w:sz w:val="24"/>
            <w:szCs w:val="24"/>
          </w:rPr>
          <w:t>opposite</w:t>
        </w:r>
        <w:r w:rsidDel="009A2931">
          <w:rPr>
            <w:rFonts w:ascii="Times New Roman" w:eastAsia="Times New Roman" w:hAnsi="Times New Roman" w:cs="Times New Roman"/>
            <w:sz w:val="24"/>
            <w:szCs w:val="24"/>
          </w:rPr>
          <w:t xml:space="preserve"> ways</w:t>
        </w:r>
        <w:r w:rsidR="00D91630" w:rsidDel="009A2931">
          <w:rPr>
            <w:rFonts w:ascii="Times New Roman" w:eastAsia="Times New Roman" w:hAnsi="Times New Roman" w:cs="Times New Roman"/>
            <w:sz w:val="24"/>
            <w:szCs w:val="24"/>
          </w:rPr>
          <w:t xml:space="preserve">, suggesting a neural implementation of temporal </w:t>
        </w:r>
        <w:r w:rsidR="00DF72D9" w:rsidDel="009A2931">
          <w:rPr>
            <w:rFonts w:ascii="Times New Roman" w:eastAsia="Times New Roman" w:hAnsi="Times New Roman" w:cs="Times New Roman"/>
            <w:sz w:val="24"/>
            <w:szCs w:val="24"/>
          </w:rPr>
          <w:t>discounting</w:t>
        </w:r>
        <w:r w:rsidR="00D91630" w:rsidDel="009A2931">
          <w:rPr>
            <w:rFonts w:ascii="Times New Roman" w:eastAsia="Times New Roman" w:hAnsi="Times New Roman" w:cs="Times New Roman"/>
            <w:sz w:val="24"/>
            <w:szCs w:val="24"/>
          </w:rPr>
          <w:t xml:space="preserve">. </w:t>
        </w:r>
      </w:moveFrom>
    </w:p>
    <w:moveFromRangeEnd w:id="63"/>
    <w:p w14:paraId="62FEE241" w14:textId="77777777" w:rsidR="00C86F08" w:rsidRDefault="00C86F08">
      <w:pPr>
        <w:shd w:val="clear" w:color="auto" w:fill="FFFFFF"/>
        <w:spacing w:after="0" w:line="480" w:lineRule="auto"/>
        <w:rPr>
          <w:rFonts w:ascii="Times New Roman" w:eastAsia="Times New Roman" w:hAnsi="Times New Roman" w:cs="Times New Roman"/>
          <w:b/>
          <w:sz w:val="24"/>
          <w:szCs w:val="24"/>
        </w:rPr>
      </w:pPr>
    </w:p>
    <w:p w14:paraId="00000064" w14:textId="40DAB13E" w:rsidR="003B379C" w:rsidRPr="000012ED" w:rsidRDefault="00D3041E" w:rsidP="000012E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Materials and Methods</w:t>
      </w:r>
    </w:p>
    <w:p w14:paraId="00000065" w14:textId="77777777" w:rsidR="003B379C" w:rsidRDefault="00D3041E">
      <w:pPr>
        <w:spacing w:after="0" w:line="480" w:lineRule="auto"/>
        <w:ind w:left="-5"/>
        <w:rPr>
          <w:rFonts w:ascii="Times New Roman" w:eastAsia="Times New Roman" w:hAnsi="Times New Roman" w:cs="Times New Roman"/>
          <w:i/>
          <w:sz w:val="24"/>
          <w:szCs w:val="24"/>
        </w:rPr>
      </w:pPr>
      <w:r>
        <w:rPr>
          <w:rFonts w:ascii="Times New Roman" w:eastAsia="Times New Roman" w:hAnsi="Times New Roman" w:cs="Times New Roman"/>
          <w:i/>
          <w:sz w:val="24"/>
          <w:szCs w:val="24"/>
        </w:rPr>
        <w:t>Subjects</w:t>
      </w:r>
    </w:p>
    <w:p w14:paraId="00000066"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male rhesus monkeys, both weighing 9.0 kg were used. The experimental procedures followed the Institute of Laboratory Animal Research </w:t>
      </w:r>
      <w:r>
        <w:rPr>
          <w:rFonts w:ascii="Times New Roman" w:eastAsia="Times New Roman" w:hAnsi="Times New Roman" w:cs="Times New Roman"/>
          <w:i/>
          <w:sz w:val="24"/>
          <w:szCs w:val="24"/>
        </w:rPr>
        <w:t>Guide for the Care and Use of Laboratory Animals</w:t>
      </w:r>
      <w:r>
        <w:rPr>
          <w:rFonts w:ascii="Times New Roman" w:eastAsia="Times New Roman" w:hAnsi="Times New Roman" w:cs="Times New Roman"/>
          <w:sz w:val="24"/>
          <w:szCs w:val="24"/>
        </w:rPr>
        <w:t xml:space="preserve"> and were approved by the National Institute of Mental Health Animal Care and Use Committee. </w:t>
      </w:r>
    </w:p>
    <w:p w14:paraId="00000067" w14:textId="77777777" w:rsidR="003B379C" w:rsidRDefault="003B379C">
      <w:pPr>
        <w:spacing w:after="0" w:line="480" w:lineRule="auto"/>
        <w:ind w:left="-5"/>
        <w:rPr>
          <w:rFonts w:ascii="Times New Roman" w:eastAsia="Times New Roman" w:hAnsi="Times New Roman" w:cs="Times New Roman"/>
          <w:sz w:val="24"/>
          <w:szCs w:val="24"/>
        </w:rPr>
      </w:pPr>
    </w:p>
    <w:p w14:paraId="00000068"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Surgical Procedures</w:t>
      </w:r>
    </w:p>
    <w:p w14:paraId="00000069"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Surgical procedures were carried out using sterile technique under general anesthesia in a fully equipped operating room. An initial surgery was performed to place a head fixation post. In monkey one an eye coil was implanted. A second surgery was performed to implant the Utah recording arrays. We implanted one Utah array in monkey 1 and two Utah arrays in monkey 2. MR scans were obtained later, about 2-4 months after the Utah arrays were implanted to define the recording area (Fig. 3A, bottom panel). </w:t>
      </w:r>
    </w:p>
    <w:p w14:paraId="0000006A" w14:textId="77777777" w:rsidR="003B379C" w:rsidRDefault="003B379C">
      <w:pPr>
        <w:spacing w:after="0" w:line="480" w:lineRule="auto"/>
        <w:ind w:left="-5"/>
        <w:rPr>
          <w:rFonts w:ascii="Times New Roman" w:eastAsia="Times New Roman" w:hAnsi="Times New Roman" w:cs="Times New Roman"/>
          <w:sz w:val="24"/>
          <w:szCs w:val="24"/>
        </w:rPr>
      </w:pPr>
    </w:p>
    <w:p w14:paraId="0000006B"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Data Collection</w:t>
      </w:r>
    </w:p>
    <w:p w14:paraId="0000006C" w14:textId="493BA5C4"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control stimuli presentation, reward delivery and bar touches a noncommercial software package was used (REX, </w:t>
      </w:r>
      <w:hyperlink r:id="rId14">
        <w:r>
          <w:rPr>
            <w:rFonts w:ascii="Times New Roman" w:eastAsia="Times New Roman" w:hAnsi="Times New Roman" w:cs="Times New Roman"/>
            <w:color w:val="000000"/>
            <w:sz w:val="24"/>
            <w:szCs w:val="24"/>
            <w:u w:val="single"/>
          </w:rPr>
          <w:t>https://nei.nih.gov/intramural/software</w:t>
        </w:r>
      </w:hyperlink>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Hays et al., 1982</w:t>
      </w:r>
      <w:r>
        <w:rPr>
          <w:rFonts w:ascii="Times New Roman" w:eastAsia="Times New Roman" w:hAnsi="Times New Roman" w:cs="Times New Roman"/>
          <w:sz w:val="24"/>
          <w:szCs w:val="24"/>
        </w:rPr>
        <w:t xml:space="preserve">). The eye position was monitored by using the Eye Position measuring system (https://staff.aist.go.jp/k.matsuda/eye/indexe.html) only for some sessions of Monkey 2. Neural activity of single units was recorded with Utah arrays (Blackrock Microsystems, Salt Lake City, USA; blackrockmicro.com). Electrical signals were captured, and single units were isolated online with TDT (Tucker-Davis Technologies, TDT, Alachua, USA; tdt.com) system for Monkey 1 and with Grapevine (Ripple Neuro, Salt Lake City, USA; rippleneuro.com) for Monkey 2. Data analyses were performed in the R statistical computing environment (R Foundation for Statistical Computing, Team R. D. C., 2018), Python (Python Software Foundation, http://www.python.org) and in </w:t>
      </w:r>
      <w:r w:rsidR="008C7F7E">
        <w:rPr>
          <w:rFonts w:ascii="Times New Roman" w:eastAsia="Times New Roman" w:hAnsi="Times New Roman" w:cs="Times New Roman"/>
          <w:sz w:val="24"/>
          <w:szCs w:val="24"/>
        </w:rPr>
        <w:t>MATLAB</w:t>
      </w:r>
      <w:r>
        <w:rPr>
          <w:rFonts w:ascii="Times New Roman" w:eastAsia="Times New Roman" w:hAnsi="Times New Roman" w:cs="Times New Roman"/>
          <w:sz w:val="24"/>
          <w:szCs w:val="24"/>
        </w:rPr>
        <w:t xml:space="preserve"> </w:t>
      </w:r>
      <w:hyperlink r:id="rId15">
        <w:r>
          <w:rPr>
            <w:rFonts w:ascii="Times New Roman" w:eastAsia="Times New Roman" w:hAnsi="Times New Roman" w:cs="Times New Roman"/>
            <w:sz w:val="24"/>
            <w:szCs w:val="24"/>
          </w:rPr>
          <w:t>(http://www.mathworks.com/</w:t>
        </w:r>
      </w:hyperlink>
      <w:r>
        <w:rPr>
          <w:rFonts w:ascii="Times New Roman" w:eastAsia="Times New Roman" w:hAnsi="Times New Roman" w:cs="Times New Roman"/>
          <w:sz w:val="24"/>
          <w:szCs w:val="24"/>
        </w:rPr>
        <w:t>; R2020a</w:t>
      </w:r>
      <w:hyperlink r:id="rId16">
        <w:r>
          <w:rPr>
            <w:rFonts w:ascii="Times New Roman" w:eastAsia="Times New Roman" w:hAnsi="Times New Roman" w:cs="Times New Roman"/>
            <w:sz w:val="24"/>
            <w:szCs w:val="24"/>
          </w:rPr>
          <w:t>)</w:t>
        </w:r>
      </w:hyperlink>
      <w:r>
        <w:rPr>
          <w:rFonts w:ascii="Times New Roman" w:eastAsia="Times New Roman" w:hAnsi="Times New Roman" w:cs="Times New Roman"/>
          <w:sz w:val="24"/>
          <w:szCs w:val="24"/>
        </w:rPr>
        <w:t xml:space="preserve">. </w:t>
      </w:r>
    </w:p>
    <w:p w14:paraId="0000006D" w14:textId="77777777" w:rsidR="003B379C" w:rsidRDefault="003B379C">
      <w:pPr>
        <w:spacing w:after="0" w:line="480" w:lineRule="auto"/>
        <w:rPr>
          <w:rFonts w:ascii="Times New Roman" w:eastAsia="Times New Roman" w:hAnsi="Times New Roman" w:cs="Times New Roman"/>
          <w:sz w:val="24"/>
          <w:szCs w:val="24"/>
        </w:rPr>
      </w:pPr>
    </w:p>
    <w:p w14:paraId="0000006E"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Task</w:t>
      </w:r>
    </w:p>
    <w:p w14:paraId="0000006F"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sat in a primate chair with the head fixed, 57 cm away from a video screen (47x30 cm; 1024x768 pixel; 120Hz) placed in front. A touch-sensitive bar was mounted on the chair at the level of the monkeys’ hands. A metal tube was positioned in front of the monkey’s lips to allow the monkey to drink when the reward was delivered.</w:t>
      </w:r>
    </w:p>
    <w:p w14:paraId="0000007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monkey worked in a multi-drop/multi-delay reward task (Fig. 1A). To start a trial the monkey had to touch a lever, hold it for 1000 ms until a red square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0.40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After a variable time </w:t>
      </w:r>
      <w:r>
        <w:rPr>
          <w:rFonts w:ascii="Times New Roman" w:eastAsia="Times New Roman" w:hAnsi="Times New Roman" w:cs="Times New Roman"/>
          <w:sz w:val="24"/>
          <w:szCs w:val="24"/>
          <w:highlight w:val="yellow"/>
        </w:rPr>
        <w:t xml:space="preserve">of 250 and 500 </w:t>
      </w:r>
      <w:sdt>
        <w:sdtPr>
          <w:tag w:val="goog_rdk_133"/>
          <w:id w:val="-1804373812"/>
        </w:sdtPr>
        <w:sdtContent>
          <w:commentRangeStart w:id="68"/>
        </w:sdtContent>
      </w:sdt>
      <w:r>
        <w:rPr>
          <w:rFonts w:ascii="Times New Roman" w:eastAsia="Times New Roman" w:hAnsi="Times New Roman" w:cs="Times New Roman"/>
          <w:sz w:val="24"/>
          <w:szCs w:val="24"/>
        </w:rPr>
        <w:t xml:space="preserve">ms </w:t>
      </w:r>
      <w:commentRangeEnd w:id="68"/>
      <w:r>
        <w:commentReference w:id="68"/>
      </w:r>
      <w:r>
        <w:rPr>
          <w:rFonts w:ascii="Times New Roman" w:eastAsia="Times New Roman" w:hAnsi="Times New Roman" w:cs="Times New Roman"/>
          <w:sz w:val="24"/>
          <w:szCs w:val="24"/>
        </w:rPr>
        <w:t>one of 9 possible visual cues (9.2</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x 7.3</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 appeared at the center of the screen for one of 5 durations between 750 and 2000 ms (step size 313 ms). Each visual cue indicated a particular offer, with the set of offers made by combining one of three reward sizes (2, 4 or 6 drops of liquid reward) with one of three </w:t>
      </w:r>
      <w:r>
        <w:rPr>
          <w:rFonts w:ascii="Times New Roman" w:eastAsia="Times New Roman" w:hAnsi="Times New Roman" w:cs="Times New Roman"/>
          <w:sz w:val="24"/>
          <w:szCs w:val="24"/>
        </w:rPr>
        <w:lastRenderedPageBreak/>
        <w:t xml:space="preserve">delays to deliver the reward (1, 5 or 10 seconds). The monkey was required to continue to hold the bar and, if it was required, to maintain its gaze within the virtual window until the red square changed color to purple or yellow with equal probability (Fig. 1A). Either the purple or the yellow square served as a prompt to release the bar. Releasing the bar while the purple square was present indicated that the monkey was accepting the offer. Releasing the bar when the yellow square was present indicated that the monkey was refusing the offer. If the animal continued to hold the bar for the duration of the initial purple or yellow period of 1100 ms, the color of the square would change to the alternate color, allowing the animal to accept or refuse in each trial. </w:t>
      </w:r>
    </w:p>
    <w:p w14:paraId="00000071" w14:textId="77777777" w:rsidR="003B379C" w:rsidRDefault="00000000">
      <w:pPr>
        <w:spacing w:after="0" w:line="480" w:lineRule="auto"/>
        <w:ind w:left="-5"/>
        <w:rPr>
          <w:rFonts w:ascii="Times New Roman" w:eastAsia="Times New Roman" w:hAnsi="Times New Roman" w:cs="Times New Roman"/>
          <w:sz w:val="24"/>
          <w:szCs w:val="24"/>
        </w:rPr>
      </w:pPr>
      <w:sdt>
        <w:sdtPr>
          <w:tag w:val="goog_rdk_134"/>
          <w:id w:val="-789128116"/>
        </w:sdtPr>
        <w:sdtContent/>
      </w:sdt>
      <w:sdt>
        <w:sdtPr>
          <w:tag w:val="goog_rdk_135"/>
          <w:id w:val="-1161153009"/>
        </w:sdtPr>
        <w:sdtContent/>
      </w:sdt>
      <w:r w:rsidR="00D3041E">
        <w:rPr>
          <w:rFonts w:ascii="Times New Roman" w:eastAsia="Times New Roman" w:hAnsi="Times New Roman" w:cs="Times New Roman"/>
          <w:sz w:val="24"/>
          <w:szCs w:val="24"/>
        </w:rPr>
        <w:t xml:space="preserve">For instance, if the animal did not release the bar during the initial purple period, it could continue to hold the bar until the yellow square replaced the initial purple spot and release the bar in the yellow period. The same thing happened if the animal did not release the bar in the initial yellow period: it could hold the bar until the purple square replaced the initial yellow square and then release the bar. </w:t>
      </w:r>
    </w:p>
    <w:p w14:paraId="0000007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design we prevented the monkey from preprograming the motor response in the cue period, since the monkey could not anticipate whether the acceptance or refusal period would be the first interval or the second.  </w:t>
      </w:r>
    </w:p>
    <w:p w14:paraId="00000073" w14:textId="77777777"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accepting the offer, the purple square turned green (feedback signal), and the drops of reward were delivered after the delay indicated in the offer. Upon refusing the offer, the cue and fixation target disappeared, and a new trial would immediately begin with a new offer.  </w:t>
      </w:r>
    </w:p>
    <w:p w14:paraId="00000074" w14:textId="77777777" w:rsidR="003B379C" w:rsidRDefault="00D3041E">
      <w:pPr>
        <w:spacing w:after="0" w:line="480" w:lineRule="auto"/>
        <w:ind w:left="-5"/>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For 12/16 sessions the eye of Monkey 2 was monitored. A </w:t>
      </w:r>
      <w:r>
        <w:rPr>
          <w:rFonts w:ascii="Times New Roman" w:eastAsia="Times New Roman" w:hAnsi="Times New Roman" w:cs="Times New Roman"/>
          <w:color w:val="000000"/>
          <w:sz w:val="24"/>
          <w:szCs w:val="24"/>
        </w:rPr>
        <w:t>20 x 20</w:t>
      </w:r>
      <w:r>
        <w:rPr>
          <w:rFonts w:ascii="Times New Roman" w:eastAsia="Times New Roman" w:hAnsi="Times New Roman" w:cs="Times New Roman"/>
          <w:color w:val="000000"/>
          <w:sz w:val="24"/>
          <w:szCs w:val="24"/>
          <w:vertAlign w:val="superscript"/>
        </w:rPr>
        <w:t xml:space="preserve"> </w:t>
      </w:r>
      <w:r>
        <w:rPr>
          <w:rFonts w:ascii="Times New Roman" w:eastAsia="Times New Roman" w:hAnsi="Times New Roman" w:cs="Times New Roman"/>
          <w:color w:val="000000"/>
          <w:sz w:val="24"/>
          <w:szCs w:val="24"/>
        </w:rPr>
        <w:t xml:space="preserve">degrees virtual window was built around the cue. The monkey was required to maintain his gaze in the virtual window from the appearance of the red spot to the appearance of the go-signal.  </w:t>
      </w:r>
    </w:p>
    <w:p w14:paraId="00000075" w14:textId="3F87218C" w:rsidR="003B379C" w:rsidRDefault="00D3041E">
      <w:pPr>
        <w:spacing w:after="0" w:line="480" w:lineRule="auto"/>
        <w:ind w:left="-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the monkey (a) released the bar during the cue period, (b) didn’t maintain gaze in the virtual window, or (c) failed to release the bar during any of the go periods, an error was </w:t>
      </w:r>
      <w:r>
        <w:rPr>
          <w:rFonts w:ascii="Times New Roman" w:eastAsia="Times New Roman" w:hAnsi="Times New Roman" w:cs="Times New Roman"/>
          <w:sz w:val="24"/>
          <w:szCs w:val="24"/>
        </w:rPr>
        <w:lastRenderedPageBreak/>
        <w:t>registered and an error feedback image (white rectangle with a red cross; 28.7</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x 17.8</w:t>
      </w:r>
      <w:r>
        <w:rPr>
          <w:rFonts w:ascii="Times New Roman" w:eastAsia="Times New Roman" w:hAnsi="Times New Roman" w:cs="Times New Roman"/>
          <w:sz w:val="24"/>
          <w:szCs w:val="24"/>
          <w:vertAlign w:val="superscript"/>
        </w:rPr>
        <w:t xml:space="preserve"> o</w:t>
      </w:r>
      <w:r>
        <w:rPr>
          <w:rFonts w:ascii="Times New Roman" w:eastAsia="Times New Roman" w:hAnsi="Times New Roman" w:cs="Times New Roman"/>
          <w:sz w:val="24"/>
          <w:szCs w:val="24"/>
        </w:rPr>
        <w:t xml:space="preserve">) appeared on the screen for 1000 ms. After an error, the next trial was a correction trial, during which the offer was repeated.  </w:t>
      </w:r>
    </w:p>
    <w:p w14:paraId="3E1EE063" w14:textId="77777777" w:rsidR="00B56FD0" w:rsidRDefault="00B56FD0">
      <w:pPr>
        <w:spacing w:after="0" w:line="480" w:lineRule="auto"/>
        <w:ind w:left="-5"/>
        <w:rPr>
          <w:rFonts w:ascii="Times New Roman" w:eastAsia="Times New Roman" w:hAnsi="Times New Roman" w:cs="Times New Roman"/>
          <w:sz w:val="24"/>
          <w:szCs w:val="24"/>
        </w:rPr>
      </w:pPr>
    </w:p>
    <w:p w14:paraId="00000076"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Neurophysiology</w:t>
      </w:r>
    </w:p>
    <w:p w14:paraId="00000077" w14:textId="0622A162"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170 recorded neurons were analyzed. </w:t>
      </w:r>
      <w:commentRangeStart w:id="69"/>
      <w:r>
        <w:rPr>
          <w:rFonts w:ascii="Times New Roman" w:eastAsia="Times New Roman" w:hAnsi="Times New Roman" w:cs="Times New Roman"/>
          <w:sz w:val="24"/>
          <w:szCs w:val="24"/>
        </w:rPr>
        <w:t xml:space="preserve">Neural activity was analyzed using data from 75-750 ms after the cue appeared, labeled </w:t>
      </w:r>
      <w:r w:rsidR="00E83BC0">
        <w:rPr>
          <w:rFonts w:ascii="Times New Roman" w:eastAsia="Times New Roman" w:hAnsi="Times New Roman" w:cs="Times New Roman"/>
          <w:sz w:val="24"/>
          <w:szCs w:val="24"/>
        </w:rPr>
        <w:t xml:space="preserve">either </w:t>
      </w:r>
      <w:r>
        <w:rPr>
          <w:rFonts w:ascii="Times New Roman" w:eastAsia="Times New Roman" w:hAnsi="Times New Roman" w:cs="Times New Roman"/>
          <w:sz w:val="24"/>
          <w:szCs w:val="24"/>
        </w:rPr>
        <w:t>“Cue Period”</w:t>
      </w:r>
      <w:r w:rsidR="00E83BC0">
        <w:rPr>
          <w:rFonts w:ascii="Times New Roman" w:eastAsia="Times New Roman" w:hAnsi="Times New Roman" w:cs="Times New Roman"/>
          <w:sz w:val="24"/>
          <w:szCs w:val="24"/>
        </w:rPr>
        <w:t xml:space="preserve"> or “</w:t>
      </w:r>
      <w:r w:rsidR="00023002">
        <w:rPr>
          <w:rFonts w:ascii="Times New Roman" w:eastAsia="Times New Roman" w:hAnsi="Times New Roman" w:cs="Times New Roman"/>
          <w:sz w:val="24"/>
          <w:szCs w:val="24"/>
        </w:rPr>
        <w:t>O</w:t>
      </w:r>
      <w:r w:rsidR="00E83BC0">
        <w:rPr>
          <w:rFonts w:ascii="Times New Roman" w:eastAsia="Times New Roman" w:hAnsi="Times New Roman" w:cs="Times New Roman"/>
          <w:sz w:val="24"/>
          <w:szCs w:val="24"/>
        </w:rPr>
        <w:t>ffering Period”</w:t>
      </w:r>
      <w:r>
        <w:rPr>
          <w:rFonts w:ascii="Times New Roman" w:eastAsia="Times New Roman" w:hAnsi="Times New Roman" w:cs="Times New Roman"/>
          <w:sz w:val="24"/>
          <w:szCs w:val="24"/>
        </w:rPr>
        <w:t>. This period ended before the prompt to accept (purple spot) or refuse (yellow spot) first appeared, and therefore before the monkey knew when it needed to make a movement.</w:t>
      </w:r>
      <w:commentRangeEnd w:id="69"/>
      <w:r w:rsidR="002B4591">
        <w:rPr>
          <w:rStyle w:val="CommentReference"/>
        </w:rPr>
        <w:commentReference w:id="69"/>
      </w:r>
    </w:p>
    <w:p w14:paraId="014F1DF6" w14:textId="77777777" w:rsidR="0021419F" w:rsidRDefault="0021419F">
      <w:pPr>
        <w:spacing w:after="0" w:line="480" w:lineRule="auto"/>
        <w:rPr>
          <w:rFonts w:ascii="Times New Roman" w:eastAsia="Times New Roman" w:hAnsi="Times New Roman" w:cs="Times New Roman"/>
          <w:sz w:val="24"/>
          <w:szCs w:val="24"/>
        </w:rPr>
      </w:pPr>
    </w:p>
    <w:p w14:paraId="00000079" w14:textId="77777777" w:rsidR="003B379C" w:rsidRDefault="00D3041E">
      <w:pPr>
        <w:spacing w:after="0"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ANOVA-sliding window Analysis</w:t>
      </w:r>
    </w:p>
    <w:p w14:paraId="15FE7E99" w14:textId="50012B7B" w:rsidR="002C0F8A"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each </w:t>
      </w:r>
      <w:r w:rsidR="00E92452">
        <w:rPr>
          <w:rFonts w:ascii="Times New Roman" w:eastAsia="Times New Roman" w:hAnsi="Times New Roman" w:cs="Times New Roman"/>
          <w:sz w:val="24"/>
          <w:szCs w:val="24"/>
        </w:rPr>
        <w:t>significant cell (121/170)</w:t>
      </w:r>
      <w:r>
        <w:rPr>
          <w:rFonts w:ascii="Times New Roman" w:eastAsia="Times New Roman" w:hAnsi="Times New Roman" w:cs="Times New Roman"/>
          <w:sz w:val="24"/>
          <w:szCs w:val="24"/>
        </w:rPr>
        <w:t xml:space="preserve"> a sliding window analysis was performed using the neural activity, expressed as total spike count. Starting at 500 ms before the cue onset to 1000 ms after the cue onset, 100 ms bins were created with a 10 ms interleave period. </w:t>
      </w:r>
      <w:r w:rsidR="002C0F8A">
        <w:rPr>
          <w:rFonts w:ascii="Times New Roman" w:eastAsia="Times New Roman" w:hAnsi="Times New Roman" w:cs="Times New Roman"/>
          <w:sz w:val="24"/>
          <w:szCs w:val="24"/>
        </w:rPr>
        <w:t>The spike count within each bin was used</w:t>
      </w:r>
      <w:r w:rsidR="004260B1">
        <w:rPr>
          <w:rFonts w:ascii="Times New Roman" w:eastAsia="Times New Roman" w:hAnsi="Times New Roman" w:cs="Times New Roman"/>
          <w:sz w:val="24"/>
          <w:szCs w:val="24"/>
        </w:rPr>
        <w:t xml:space="preserve"> in the</w:t>
      </w:r>
      <w:r w:rsidR="00F43A85">
        <w:rPr>
          <w:rFonts w:ascii="Times New Roman" w:eastAsia="Times New Roman" w:hAnsi="Times New Roman" w:cs="Times New Roman"/>
          <w:sz w:val="24"/>
          <w:szCs w:val="24"/>
        </w:rPr>
        <w:t xml:space="preserve"> </w:t>
      </w:r>
      <w:r w:rsidR="002C0F8A">
        <w:rPr>
          <w:rFonts w:ascii="Times New Roman" w:eastAsia="Times New Roman" w:hAnsi="Times New Roman" w:cs="Times New Roman"/>
          <w:sz w:val="24"/>
          <w:szCs w:val="24"/>
        </w:rPr>
        <w:t xml:space="preserve">3-way ANOVA sliding window analysis, with drops, </w:t>
      </w:r>
      <w:r w:rsidR="0093723A">
        <w:rPr>
          <w:rFonts w:ascii="Times New Roman" w:eastAsia="Times New Roman" w:hAnsi="Times New Roman" w:cs="Times New Roman"/>
          <w:sz w:val="24"/>
          <w:szCs w:val="24"/>
        </w:rPr>
        <w:t>delay,</w:t>
      </w:r>
      <w:r w:rsidR="002C0F8A">
        <w:rPr>
          <w:rFonts w:ascii="Times New Roman" w:eastAsia="Times New Roman" w:hAnsi="Times New Roman" w:cs="Times New Roman"/>
          <w:sz w:val="24"/>
          <w:szCs w:val="24"/>
        </w:rPr>
        <w:t xml:space="preserve"> and choice as independent variables. </w:t>
      </w:r>
      <w:r w:rsidR="00F43A85">
        <w:rPr>
          <w:rFonts w:ascii="Times New Roman" w:eastAsia="Times New Roman" w:hAnsi="Times New Roman" w:cs="Times New Roman"/>
          <w:sz w:val="24"/>
          <w:szCs w:val="24"/>
        </w:rPr>
        <w:t>At each bin we estimated the proportion of cells that were significantly modulated by each factor (3-way ANOVA, p &lt; 0.05).</w:t>
      </w:r>
    </w:p>
    <w:p w14:paraId="23C87DC4" w14:textId="4E67A2B6" w:rsidR="002C0F8A" w:rsidRPr="00B81F37" w:rsidRDefault="00F43A85">
      <w:pPr>
        <w:spacing w:after="0" w:line="480" w:lineRule="auto"/>
        <w:rPr>
          <w:rFonts w:ascii="Times New Roman" w:hAnsi="Times New Roman" w:cs="Times New Roman"/>
          <w:color w:val="242424"/>
          <w:sz w:val="24"/>
          <w:szCs w:val="24"/>
          <w:shd w:val="clear" w:color="auto" w:fill="FFFFFF"/>
        </w:rPr>
      </w:pPr>
      <w:r>
        <w:rPr>
          <w:rFonts w:ascii="Times New Roman" w:eastAsia="Times New Roman" w:hAnsi="Times New Roman" w:cs="Times New Roman"/>
          <w:sz w:val="24"/>
          <w:szCs w:val="24"/>
        </w:rPr>
        <w:t>Additionally, at each bin w</w:t>
      </w:r>
      <w:r w:rsidR="002C0F8A">
        <w:rPr>
          <w:rFonts w:ascii="Times New Roman" w:eastAsia="Times New Roman" w:hAnsi="Times New Roman" w:cs="Times New Roman"/>
          <w:sz w:val="24"/>
          <w:szCs w:val="24"/>
        </w:rPr>
        <w:t>e extracted the variance explained for each factor, and for</w:t>
      </w:r>
      <w:r w:rsidR="00B81F37">
        <w:rPr>
          <w:rFonts w:ascii="Times New Roman" w:eastAsia="Times New Roman" w:hAnsi="Times New Roman" w:cs="Times New Roman"/>
          <w:sz w:val="24"/>
          <w:szCs w:val="24"/>
        </w:rPr>
        <w:t xml:space="preserve"> the </w:t>
      </w:r>
      <w:r w:rsidR="002C0F8A">
        <w:rPr>
          <w:rFonts w:ascii="Times New Roman" w:eastAsia="Times New Roman" w:hAnsi="Times New Roman" w:cs="Times New Roman"/>
          <w:sz w:val="24"/>
          <w:szCs w:val="24"/>
        </w:rPr>
        <w:t xml:space="preserve">interaction of drops and delay as </w:t>
      </w:r>
      <w:r w:rsidR="002C0F8A" w:rsidRPr="00B81F37">
        <w:rPr>
          <w:rFonts w:ascii="Times New Roman" w:hAnsi="Times New Roman" w:cs="Times New Roman"/>
          <w:color w:val="242424"/>
          <w:sz w:val="24"/>
          <w:szCs w:val="24"/>
          <w:shd w:val="clear" w:color="auto" w:fill="FFFFFF"/>
        </w:rPr>
        <w:t xml:space="preserve">omega </w:t>
      </w:r>
      <w:r w:rsidR="002C0F8A" w:rsidRPr="004260B1">
        <w:rPr>
          <w:rFonts w:ascii="Times New Roman" w:hAnsi="Times New Roman" w:cs="Times New Roman"/>
          <w:sz w:val="24"/>
          <w:szCs w:val="24"/>
          <w:shd w:val="clear" w:color="auto" w:fill="FFFFFF"/>
        </w:rPr>
        <w:t>squared (</w:t>
      </w:r>
      <w:r w:rsidR="0093723A" w:rsidRPr="004260B1">
        <w:rPr>
          <w:rFonts w:ascii="Times New Roman" w:hAnsi="Times New Roman" w:cs="Times New Roman"/>
          <w:sz w:val="24"/>
          <w:szCs w:val="24"/>
          <w:shd w:val="clear" w:color="auto" w:fill="FFFFFF"/>
        </w:rPr>
        <w:t>Olejnik and Algina, 2003</w:t>
      </w:r>
      <w:r w:rsidR="002C0F8A" w:rsidRPr="004260B1">
        <w:rPr>
          <w:rFonts w:ascii="Times New Roman" w:hAnsi="Times New Roman" w:cs="Times New Roman"/>
          <w:sz w:val="24"/>
          <w:szCs w:val="24"/>
          <w:shd w:val="clear" w:color="auto" w:fill="FFFFFF"/>
        </w:rPr>
        <w:t>):</w:t>
      </w:r>
    </w:p>
    <w:p w14:paraId="155CB289" w14:textId="25246ACC" w:rsidR="002C0F8A" w:rsidRDefault="002C0F8A" w:rsidP="004260B1">
      <w:pPr>
        <w:spacing w:after="0" w:line="480" w:lineRule="auto"/>
        <w:jc w:val="center"/>
        <w:rPr>
          <w:rFonts w:ascii="Times New Roman" w:hAnsi="Times New Roman" w:cs="Times New Roman"/>
          <w:b/>
          <w:bCs/>
          <w:sz w:val="24"/>
          <w:szCs w:val="24"/>
          <w:shd w:val="clear" w:color="auto" w:fill="FFFFFF"/>
          <w:vertAlign w:val="subscript"/>
        </w:rPr>
      </w:pPr>
      <w:r w:rsidRPr="004260B1">
        <w:rPr>
          <w:rFonts w:ascii="Times New Roman" w:hAnsi="Times New Roman" w:cs="Times New Roman"/>
          <w:b/>
          <w:bCs/>
          <w:sz w:val="24"/>
          <w:szCs w:val="24"/>
          <w:shd w:val="clear" w:color="auto" w:fill="FFFFFF"/>
        </w:rPr>
        <w:t>ω</w:t>
      </w:r>
      <w:r w:rsidRPr="004260B1">
        <w:rPr>
          <w:rFonts w:ascii="Times New Roman" w:hAnsi="Times New Roman" w:cs="Times New Roman"/>
          <w:b/>
          <w:bCs/>
          <w:sz w:val="24"/>
          <w:szCs w:val="24"/>
          <w:shd w:val="clear" w:color="auto" w:fill="FFFFFF"/>
          <w:vertAlign w:val="superscript"/>
        </w:rPr>
        <w:t>2</w:t>
      </w:r>
      <w:r w:rsidRPr="004260B1">
        <w:rPr>
          <w:rFonts w:ascii="Times New Roman" w:hAnsi="Times New Roman" w:cs="Times New Roman"/>
          <w:b/>
          <w:bCs/>
          <w:sz w:val="24"/>
          <w:szCs w:val="24"/>
          <w:shd w:val="clear" w:color="auto" w:fill="FFFFFF"/>
        </w:rPr>
        <w:t xml:space="preserve"> </w:t>
      </w:r>
      <w:r w:rsidR="0093723A" w:rsidRPr="004260B1">
        <w:rPr>
          <w:rFonts w:ascii="Times New Roman" w:hAnsi="Times New Roman" w:cs="Times New Roman"/>
          <w:b/>
          <w:bCs/>
          <w:sz w:val="24"/>
          <w:szCs w:val="24"/>
          <w:shd w:val="clear" w:color="auto" w:fill="FFFFFF"/>
        </w:rPr>
        <w:t>= (SS</w:t>
      </w:r>
      <w:r w:rsidR="0093723A" w:rsidRPr="004260B1">
        <w:rPr>
          <w:rFonts w:ascii="Times New Roman" w:hAnsi="Times New Roman" w:cs="Times New Roman"/>
          <w:b/>
          <w:bCs/>
          <w:sz w:val="24"/>
          <w:szCs w:val="24"/>
          <w:shd w:val="clear" w:color="auto" w:fill="FFFFFF"/>
          <w:vertAlign w:val="subscript"/>
        </w:rPr>
        <w:t xml:space="preserve">effect </w:t>
      </w:r>
      <w:r w:rsidR="0093723A" w:rsidRPr="004260B1">
        <w:rPr>
          <w:rFonts w:ascii="Times New Roman" w:hAnsi="Times New Roman" w:cs="Times New Roman"/>
          <w:b/>
          <w:bCs/>
          <w:sz w:val="24"/>
          <w:szCs w:val="24"/>
          <w:shd w:val="clear" w:color="auto" w:fill="FFFFFF"/>
        </w:rPr>
        <w:t>– (df</w:t>
      </w:r>
      <w:r w:rsidR="0093723A" w:rsidRPr="004260B1">
        <w:rPr>
          <w:rFonts w:ascii="Times New Roman" w:hAnsi="Times New Roman" w:cs="Times New Roman"/>
          <w:b/>
          <w:bCs/>
          <w:sz w:val="24"/>
          <w:szCs w:val="24"/>
          <w:shd w:val="clear" w:color="auto" w:fill="FFFFFF"/>
          <w:vertAlign w:val="subscript"/>
        </w:rPr>
        <w:t>effect</w:t>
      </w:r>
      <w:r w:rsidR="0093723A" w:rsidRPr="004260B1">
        <w:rPr>
          <w:rFonts w:ascii="Times New Roman" w:hAnsi="Times New Roman" w:cs="Times New Roman"/>
          <w:b/>
          <w:bCs/>
          <w:sz w:val="24"/>
          <w:szCs w:val="24"/>
          <w:shd w:val="clear" w:color="auto" w:fill="FFFFFF"/>
        </w:rPr>
        <w:t>)(MS</w:t>
      </w:r>
      <w:r w:rsidR="0093723A" w:rsidRPr="004260B1">
        <w:rPr>
          <w:rFonts w:ascii="Times New Roman" w:hAnsi="Times New Roman" w:cs="Times New Roman"/>
          <w:b/>
          <w:bCs/>
          <w:sz w:val="24"/>
          <w:szCs w:val="24"/>
          <w:shd w:val="clear" w:color="auto" w:fill="FFFFFF"/>
          <w:vertAlign w:val="subscript"/>
        </w:rPr>
        <w:t>error</w:t>
      </w:r>
      <w:r w:rsidR="0093723A" w:rsidRPr="004260B1">
        <w:rPr>
          <w:rFonts w:ascii="Times New Roman" w:hAnsi="Times New Roman" w:cs="Times New Roman"/>
          <w:b/>
          <w:bCs/>
          <w:sz w:val="24"/>
          <w:szCs w:val="24"/>
          <w:shd w:val="clear" w:color="auto" w:fill="FFFFFF"/>
        </w:rPr>
        <w:t>))/ MS</w:t>
      </w:r>
      <w:r w:rsidR="0093723A" w:rsidRPr="004260B1">
        <w:rPr>
          <w:rFonts w:ascii="Times New Roman" w:hAnsi="Times New Roman" w:cs="Times New Roman"/>
          <w:b/>
          <w:bCs/>
          <w:sz w:val="24"/>
          <w:szCs w:val="24"/>
          <w:shd w:val="clear" w:color="auto" w:fill="FFFFFF"/>
          <w:vertAlign w:val="subscript"/>
        </w:rPr>
        <w:t>error</w:t>
      </w:r>
      <w:r w:rsidR="0093723A" w:rsidRPr="004260B1">
        <w:rPr>
          <w:rFonts w:ascii="Times New Roman" w:hAnsi="Times New Roman" w:cs="Times New Roman"/>
          <w:b/>
          <w:bCs/>
          <w:sz w:val="24"/>
          <w:szCs w:val="24"/>
          <w:shd w:val="clear" w:color="auto" w:fill="FFFFFF"/>
        </w:rPr>
        <w:t xml:space="preserve"> + SS</w:t>
      </w:r>
      <w:r w:rsidR="0093723A" w:rsidRPr="004260B1">
        <w:rPr>
          <w:rFonts w:ascii="Times New Roman" w:hAnsi="Times New Roman" w:cs="Times New Roman"/>
          <w:b/>
          <w:bCs/>
          <w:sz w:val="24"/>
          <w:szCs w:val="24"/>
          <w:shd w:val="clear" w:color="auto" w:fill="FFFFFF"/>
          <w:vertAlign w:val="subscript"/>
        </w:rPr>
        <w:t>total</w:t>
      </w:r>
    </w:p>
    <w:p w14:paraId="0000007B" w14:textId="00E01AF2" w:rsidR="003B379C" w:rsidRPr="000B49F6" w:rsidRDefault="00BB7F1B">
      <w:pPr>
        <w:spacing w:after="0" w:line="480" w:lineRule="auto"/>
        <w:rPr>
          <w:rFonts w:ascii="Times New Roman" w:eastAsia="Times New Roman" w:hAnsi="Times New Roman" w:cs="Times New Roman"/>
          <w:sz w:val="24"/>
          <w:szCs w:val="24"/>
        </w:rPr>
      </w:pPr>
      <w:ins w:id="70" w:author="Rossella Falcone [2]" w:date="2024-05-15T17:11:00Z">
        <w:r>
          <w:rPr>
            <w:rFonts w:ascii="Times New Roman" w:eastAsia="Times New Roman" w:hAnsi="Times New Roman" w:cs="Times New Roman"/>
            <w:sz w:val="24"/>
            <w:szCs w:val="24"/>
          </w:rPr>
          <w:t>Since we did not find choice effect,</w:t>
        </w:r>
      </w:ins>
      <w:ins w:id="71" w:author="Rossella Falcone [2]" w:date="2024-05-15T17:12:00Z">
        <w:r>
          <w:rPr>
            <w:rFonts w:ascii="Times New Roman" w:eastAsia="Times New Roman" w:hAnsi="Times New Roman" w:cs="Times New Roman"/>
            <w:sz w:val="24"/>
            <w:szCs w:val="24"/>
          </w:rPr>
          <w:t xml:space="preserve"> for </w:t>
        </w:r>
      </w:ins>
      <w:ins w:id="72" w:author="Rossella Falcone [2]" w:date="2024-05-15T17:13:00Z">
        <w:r>
          <w:rPr>
            <w:rFonts w:ascii="Times New Roman" w:eastAsia="Times New Roman" w:hAnsi="Times New Roman" w:cs="Times New Roman"/>
            <w:sz w:val="24"/>
            <w:szCs w:val="24"/>
          </w:rPr>
          <w:t>each of 121 significant cells,</w:t>
        </w:r>
      </w:ins>
      <w:ins w:id="73" w:author="Rossella Falcone [2]" w:date="2024-05-15T17:11:00Z">
        <w:r>
          <w:rPr>
            <w:rFonts w:ascii="Times New Roman" w:eastAsia="Times New Roman" w:hAnsi="Times New Roman" w:cs="Times New Roman"/>
            <w:sz w:val="24"/>
            <w:szCs w:val="24"/>
          </w:rPr>
          <w:t xml:space="preserve"> </w:t>
        </w:r>
      </w:ins>
      <w:commentRangeStart w:id="74"/>
      <w:commentRangeStart w:id="75"/>
      <w:del w:id="76" w:author="Rossella Falcone [2]" w:date="2024-05-15T17:11:00Z">
        <w:r w:rsidR="00F43A85" w:rsidRPr="00F43A85" w:rsidDel="00BB7F1B">
          <w:rPr>
            <w:rFonts w:ascii="Times New Roman" w:eastAsia="Times New Roman" w:hAnsi="Times New Roman" w:cs="Times New Roman"/>
            <w:sz w:val="24"/>
            <w:szCs w:val="24"/>
          </w:rPr>
          <w:delText xml:space="preserve"> </w:delText>
        </w:r>
      </w:del>
      <w:ins w:id="77" w:author="Rossella Falcone [2]" w:date="2024-05-15T17:12:00Z">
        <w:r>
          <w:rPr>
            <w:rFonts w:ascii="Times New Roman" w:eastAsia="Times New Roman" w:hAnsi="Times New Roman" w:cs="Times New Roman"/>
            <w:sz w:val="24"/>
            <w:szCs w:val="24"/>
          </w:rPr>
          <w:t>w</w:t>
        </w:r>
      </w:ins>
      <w:del w:id="78" w:author="Rossella Falcone [2]" w:date="2024-05-15T17:12:00Z">
        <w:r w:rsidR="00E92452" w:rsidDel="00BB7F1B">
          <w:rPr>
            <w:rFonts w:ascii="Times New Roman" w:eastAsia="Times New Roman" w:hAnsi="Times New Roman" w:cs="Times New Roman"/>
            <w:sz w:val="24"/>
            <w:szCs w:val="24"/>
          </w:rPr>
          <w:delText>W</w:delText>
        </w:r>
      </w:del>
      <w:r w:rsidR="00F43A85" w:rsidRPr="00F43A85">
        <w:rPr>
          <w:rFonts w:ascii="Times New Roman" w:eastAsia="Times New Roman" w:hAnsi="Times New Roman" w:cs="Times New Roman"/>
          <w:sz w:val="24"/>
          <w:szCs w:val="24"/>
        </w:rPr>
        <w:t xml:space="preserve">e </w:t>
      </w:r>
      <w:r w:rsidR="00E92452">
        <w:rPr>
          <w:rFonts w:ascii="Times New Roman" w:eastAsia="Times New Roman" w:hAnsi="Times New Roman" w:cs="Times New Roman"/>
          <w:sz w:val="24"/>
          <w:szCs w:val="24"/>
        </w:rPr>
        <w:t xml:space="preserve">then </w:t>
      </w:r>
      <w:r w:rsidR="00F43A85" w:rsidRPr="00F43A85">
        <w:rPr>
          <w:rFonts w:ascii="Times New Roman" w:eastAsia="Times New Roman" w:hAnsi="Times New Roman" w:cs="Times New Roman"/>
          <w:sz w:val="24"/>
          <w:szCs w:val="24"/>
        </w:rPr>
        <w:t xml:space="preserve">repeated </w:t>
      </w:r>
      <w:ins w:id="79" w:author="Rossella Falcone [2]" w:date="2024-05-14T18:19:00Z">
        <w:r w:rsidR="00E92452">
          <w:rPr>
            <w:rFonts w:ascii="Times New Roman" w:eastAsia="Times New Roman" w:hAnsi="Times New Roman" w:cs="Times New Roman"/>
            <w:sz w:val="24"/>
            <w:szCs w:val="24"/>
          </w:rPr>
          <w:t xml:space="preserve">a </w:t>
        </w:r>
      </w:ins>
      <w:r w:rsidR="00F43A85">
        <w:rPr>
          <w:rFonts w:ascii="Times New Roman" w:eastAsia="Times New Roman" w:hAnsi="Times New Roman" w:cs="Times New Roman"/>
          <w:sz w:val="24"/>
          <w:szCs w:val="24"/>
        </w:rPr>
        <w:t>2-way ANOVA</w:t>
      </w:r>
      <w:r w:rsidR="00F43A85" w:rsidRPr="00F43A85">
        <w:rPr>
          <w:rFonts w:ascii="Times New Roman" w:eastAsia="Times New Roman" w:hAnsi="Times New Roman" w:cs="Times New Roman"/>
          <w:sz w:val="24"/>
          <w:szCs w:val="24"/>
        </w:rPr>
        <w:t xml:space="preserve"> sliding window analysis, this time using only drop</w:t>
      </w:r>
      <w:r w:rsidR="00C154F7">
        <w:rPr>
          <w:rFonts w:ascii="Times New Roman" w:eastAsia="Times New Roman" w:hAnsi="Times New Roman" w:cs="Times New Roman"/>
          <w:sz w:val="24"/>
          <w:szCs w:val="24"/>
        </w:rPr>
        <w:t>s</w:t>
      </w:r>
      <w:r w:rsidR="00F43A85" w:rsidRPr="00F43A85">
        <w:rPr>
          <w:rFonts w:ascii="Times New Roman" w:eastAsia="Times New Roman" w:hAnsi="Times New Roman" w:cs="Times New Roman"/>
          <w:sz w:val="24"/>
          <w:szCs w:val="24"/>
        </w:rPr>
        <w:t xml:space="preserve"> and delay as dependent variables. </w:t>
      </w:r>
      <w:r w:rsidR="00F43A85" w:rsidRPr="000B49F6">
        <w:rPr>
          <w:rFonts w:ascii="Times New Roman" w:eastAsia="Times New Roman" w:hAnsi="Times New Roman" w:cs="Times New Roman"/>
          <w:sz w:val="24"/>
          <w:szCs w:val="24"/>
        </w:rPr>
        <w:t xml:space="preserve">At each time bin we extracted the percentage of variance explained as </w:t>
      </w:r>
      <w:r w:rsidR="00F43A85" w:rsidRPr="000B49F6">
        <w:rPr>
          <w:rFonts w:ascii="Times New Roman" w:hAnsi="Times New Roman" w:cs="Times New Roman"/>
          <w:b/>
          <w:bCs/>
          <w:color w:val="000000"/>
          <w:sz w:val="24"/>
          <w:szCs w:val="24"/>
          <w:bdr w:val="none" w:sz="0" w:space="0" w:color="auto" w:frame="1"/>
          <w:shd w:val="clear" w:color="auto" w:fill="FFFFFF"/>
        </w:rPr>
        <w:t xml:space="preserve">1-(SSerror/SStotal) </w:t>
      </w:r>
      <w:r w:rsidR="00F43A85" w:rsidRPr="000B49F6">
        <w:rPr>
          <w:rFonts w:ascii="Times New Roman" w:hAnsi="Times New Roman" w:cs="Times New Roman"/>
          <w:color w:val="000000"/>
          <w:sz w:val="24"/>
          <w:szCs w:val="24"/>
          <w:bdr w:val="none" w:sz="0" w:space="0" w:color="auto" w:frame="1"/>
          <w:shd w:val="clear" w:color="auto" w:fill="FFFFFF"/>
        </w:rPr>
        <w:t xml:space="preserve">and the omega squared </w:t>
      </w:r>
      <w:ins w:id="80" w:author="Rossella Falcone [2]" w:date="2024-05-15T17:14:00Z">
        <w:r>
          <w:rPr>
            <w:rFonts w:ascii="Times New Roman" w:hAnsi="Times New Roman" w:cs="Times New Roman"/>
            <w:color w:val="000000"/>
            <w:sz w:val="24"/>
            <w:szCs w:val="24"/>
            <w:bdr w:val="none" w:sz="0" w:space="0" w:color="auto" w:frame="1"/>
            <w:shd w:val="clear" w:color="auto" w:fill="FFFFFF"/>
          </w:rPr>
          <w:t xml:space="preserve">for each factor, </w:t>
        </w:r>
      </w:ins>
      <w:r w:rsidR="00F43A85" w:rsidRPr="000B49F6">
        <w:rPr>
          <w:rFonts w:ascii="Times New Roman" w:hAnsi="Times New Roman" w:cs="Times New Roman"/>
          <w:color w:val="000000"/>
          <w:sz w:val="24"/>
          <w:szCs w:val="24"/>
          <w:bdr w:val="none" w:sz="0" w:space="0" w:color="auto" w:frame="1"/>
          <w:shd w:val="clear" w:color="auto" w:fill="FFFFFF"/>
        </w:rPr>
        <w:t xml:space="preserve">as above. </w:t>
      </w:r>
      <w:r w:rsidR="00F43A85" w:rsidRPr="000B49F6">
        <w:rPr>
          <w:rFonts w:ascii="Times New Roman" w:eastAsia="Times New Roman" w:hAnsi="Times New Roman" w:cs="Times New Roman"/>
          <w:sz w:val="24"/>
          <w:szCs w:val="24"/>
        </w:rPr>
        <w:t>T</w:t>
      </w:r>
      <w:r w:rsidR="00D3041E" w:rsidRPr="000B49F6">
        <w:rPr>
          <w:rFonts w:ascii="Times New Roman" w:eastAsia="Times New Roman" w:hAnsi="Times New Roman" w:cs="Times New Roman"/>
          <w:sz w:val="24"/>
          <w:szCs w:val="24"/>
        </w:rPr>
        <w:t xml:space="preserve">he </w:t>
      </w:r>
      <w:ins w:id="81" w:author="Rossella Falcone [2]" w:date="2024-05-15T17:15:00Z">
        <w:r>
          <w:rPr>
            <w:rFonts w:ascii="Times New Roman" w:eastAsia="Times New Roman" w:hAnsi="Times New Roman" w:cs="Times New Roman"/>
            <w:sz w:val="24"/>
            <w:szCs w:val="24"/>
          </w:rPr>
          <w:t xml:space="preserve">general </w:t>
        </w:r>
      </w:ins>
      <w:r w:rsidR="00D3041E" w:rsidRPr="000B49F6">
        <w:rPr>
          <w:rFonts w:ascii="Times New Roman" w:eastAsia="Times New Roman" w:hAnsi="Times New Roman" w:cs="Times New Roman"/>
          <w:sz w:val="24"/>
          <w:szCs w:val="24"/>
        </w:rPr>
        <w:t xml:space="preserve">proportion of variance explained at each time bin was normalized based on the following formula: </w:t>
      </w:r>
    </w:p>
    <w:p w14:paraId="737DB98C" w14:textId="77777777" w:rsidR="0036255D"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Normalized Proportion of Variance Explained = </w:t>
      </w:r>
      <m:oMath>
        <m:f>
          <m:fPr>
            <m:ctrlPr>
              <w:rPr>
                <w:rFonts w:ascii="Cambria Math" w:eastAsia="Cambria Math" w:hAnsi="Cambria Math" w:cs="Cambria Math"/>
                <w:sz w:val="24"/>
                <w:szCs w:val="24"/>
              </w:rPr>
            </m:ctrlPr>
          </m:fPr>
          <m:num>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Proportion of Variance explained – Min</m:t>
                </m:r>
                <m:r>
                  <w:rPr>
                    <w:rFonts w:ascii="Cambria Math" w:eastAsia="Cambria Math" w:hAnsi="Cambria Math" w:cs="Cambria Math"/>
                    <w:sz w:val="24"/>
                    <w:szCs w:val="24"/>
                    <w:vertAlign w:val="subscript"/>
                  </w:rPr>
                  <m:t>Value</m:t>
                </m:r>
              </m:e>
            </m:d>
          </m:num>
          <m:den>
            <m:d>
              <m:dPr>
                <m:ctrlPr>
                  <w:rPr>
                    <w:rFonts w:ascii="Cambria Math" w:eastAsia="Cambria Math" w:hAnsi="Cambria Math" w:cs="Cambria Math"/>
                    <w:sz w:val="24"/>
                    <w:szCs w:val="24"/>
                    <w:vertAlign w:val="subscript"/>
                  </w:rPr>
                </m:ctrlPr>
              </m:dPr>
              <m:e>
                <m:r>
                  <w:rPr>
                    <w:rFonts w:ascii="Cambria Math" w:eastAsia="Cambria Math" w:hAnsi="Cambria Math" w:cs="Cambria Math"/>
                    <w:sz w:val="24"/>
                    <w:szCs w:val="24"/>
                  </w:rPr>
                  <m:t>Max</m:t>
                </m:r>
                <m:r>
                  <w:rPr>
                    <w:rFonts w:ascii="Cambria Math" w:eastAsia="Cambria Math" w:hAnsi="Cambria Math" w:cs="Cambria Math"/>
                    <w:sz w:val="24"/>
                    <w:szCs w:val="24"/>
                    <w:vertAlign w:val="subscript"/>
                  </w:rPr>
                  <m:t xml:space="preserve">Value </m:t>
                </m:r>
                <m:r>
                  <w:rPr>
                    <w:rFonts w:ascii="Cambria Math" w:eastAsia="Cambria Math" w:hAnsi="Cambria Math" w:cs="Cambria Math"/>
                    <w:sz w:val="24"/>
                    <w:szCs w:val="24"/>
                  </w:rPr>
                  <m:t>– Min</m:t>
                </m:r>
                <m:r>
                  <w:rPr>
                    <w:rFonts w:ascii="Cambria Math" w:eastAsia="Cambria Math" w:hAnsi="Cambria Math" w:cs="Cambria Math"/>
                    <w:sz w:val="24"/>
                    <w:szCs w:val="24"/>
                    <w:vertAlign w:val="subscript"/>
                  </w:rPr>
                  <m:t>Value</m:t>
                </m:r>
              </m:e>
            </m:d>
            <m:r>
              <w:rPr>
                <w:rFonts w:ascii="Cambria Math" w:eastAsia="Cambria Math" w:hAnsi="Cambria Math" w:cs="Cambria Math"/>
                <w:sz w:val="24"/>
                <w:szCs w:val="24"/>
              </w:rPr>
              <m:t>.</m:t>
            </m:r>
          </m:den>
        </m:f>
        <w:commentRangeEnd w:id="74"/>
        <m:r>
          <m:rPr>
            <m:sty m:val="p"/>
          </m:rPr>
          <w:rPr>
            <w:rStyle w:val="CommentReference"/>
          </w:rPr>
          <w:commentReference w:id="74"/>
        </m:r>
        <w:commentRangeEnd w:id="75"/>
        <m:r>
          <m:rPr>
            <m:sty m:val="p"/>
          </m:rPr>
          <w:rPr>
            <w:rStyle w:val="CommentReference"/>
          </w:rPr>
          <w:commentReference w:id="75"/>
        </m:r>
      </m:oMath>
    </w:p>
    <w:p w14:paraId="3FE98A5D" w14:textId="77777777" w:rsidR="000B3705" w:rsidRDefault="000B3705">
      <w:pPr>
        <w:spacing w:after="0" w:line="480" w:lineRule="auto"/>
        <w:rPr>
          <w:rFonts w:ascii="Times New Roman" w:eastAsia="Times New Roman" w:hAnsi="Times New Roman" w:cs="Times New Roman"/>
          <w:i/>
          <w:sz w:val="24"/>
          <w:szCs w:val="24"/>
        </w:rPr>
      </w:pPr>
    </w:p>
    <w:p w14:paraId="0000007E" w14:textId="72D3BC3E" w:rsidR="003B379C" w:rsidRPr="0036255D"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t>Correlation across time</w:t>
      </w:r>
    </w:p>
    <w:p w14:paraId="0000007F" w14:textId="19B67DF1" w:rsidR="003B379C" w:rsidRDefault="00BB7F1B">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 each factor separately, w</w:t>
      </w:r>
      <w:r w:rsidR="00D3041E">
        <w:rPr>
          <w:rFonts w:ascii="Times New Roman" w:eastAsia="Times New Roman" w:hAnsi="Times New Roman" w:cs="Times New Roman"/>
          <w:sz w:val="24"/>
          <w:szCs w:val="24"/>
        </w:rPr>
        <w:t>e correlated the proportion of variance explained</w:t>
      </w:r>
      <w:r w:rsidR="0036255D">
        <w:rPr>
          <w:rFonts w:ascii="Times New Roman" w:eastAsia="Times New Roman" w:hAnsi="Times New Roman" w:cs="Times New Roman"/>
          <w:sz w:val="24"/>
          <w:szCs w:val="24"/>
        </w:rPr>
        <w:t xml:space="preserve"> for</w:t>
      </w:r>
      <w:r w:rsidR="00D3041E">
        <w:rPr>
          <w:rFonts w:ascii="Times New Roman" w:eastAsia="Times New Roman" w:hAnsi="Times New Roman" w:cs="Times New Roman"/>
          <w:sz w:val="24"/>
          <w:szCs w:val="24"/>
        </w:rPr>
        <w:t xml:space="preserve"> each time bin with each other</w:t>
      </w:r>
      <w:r w:rsidR="0095179A">
        <w:rPr>
          <w:rFonts w:ascii="Times New Roman" w:eastAsia="Times New Roman" w:hAnsi="Times New Roman" w:cs="Times New Roman"/>
          <w:sz w:val="24"/>
          <w:szCs w:val="24"/>
        </w:rPr>
        <w:t>, and the</w:t>
      </w:r>
      <w:r w:rsidR="0095179A" w:rsidRPr="0095179A">
        <w:rPr>
          <w:rFonts w:ascii="Times New Roman" w:eastAsia="Times New Roman" w:hAnsi="Times New Roman" w:cs="Times New Roman"/>
          <w:sz w:val="24"/>
          <w:szCs w:val="24"/>
        </w:rPr>
        <w:t xml:space="preserve"> </w:t>
      </w:r>
      <w:r w:rsidR="0095179A">
        <w:rPr>
          <w:rFonts w:ascii="Times New Roman" w:eastAsia="Times New Roman" w:hAnsi="Times New Roman" w:cs="Times New Roman"/>
          <w:sz w:val="24"/>
          <w:szCs w:val="24"/>
        </w:rPr>
        <w:t>Pearson correlation was calculated</w:t>
      </w:r>
      <w:r w:rsidR="00D3041E">
        <w:rPr>
          <w:rFonts w:ascii="Times New Roman" w:eastAsia="Times New Roman" w:hAnsi="Times New Roman" w:cs="Times New Roman"/>
          <w:sz w:val="24"/>
          <w:szCs w:val="24"/>
        </w:rPr>
        <w:t xml:space="preserve">. For this analysis we used the proportion of variance explained as calculated from the </w:t>
      </w:r>
      <w:r>
        <w:rPr>
          <w:rFonts w:ascii="Times New Roman" w:eastAsia="Times New Roman" w:hAnsi="Times New Roman" w:cs="Times New Roman"/>
          <w:sz w:val="24"/>
          <w:szCs w:val="24"/>
        </w:rPr>
        <w:t xml:space="preserve">2-way </w:t>
      </w:r>
      <w:r w:rsidR="00D3041E">
        <w:rPr>
          <w:rFonts w:ascii="Times New Roman" w:eastAsia="Times New Roman" w:hAnsi="Times New Roman" w:cs="Times New Roman"/>
          <w:sz w:val="24"/>
          <w:szCs w:val="24"/>
        </w:rPr>
        <w:t xml:space="preserve">ANOVA sliding window analysis, described above. We did not use the normalized proportion of variance explained. </w:t>
      </w:r>
    </w:p>
    <w:p w14:paraId="00000080" w14:textId="464E7C81" w:rsidR="003B379C" w:rsidRPr="000B49F6" w:rsidRDefault="00D3041E">
      <w:pPr>
        <w:spacing w:after="0" w:line="480" w:lineRule="auto"/>
        <w:rPr>
          <w:rFonts w:ascii="Times New Roman" w:eastAsia="Times New Roman" w:hAnsi="Times New Roman" w:cs="Times New Roman"/>
          <w:strike/>
          <w:sz w:val="24"/>
          <w:szCs w:val="24"/>
        </w:rPr>
      </w:pPr>
      <w:r>
        <w:rPr>
          <w:rFonts w:ascii="Times New Roman" w:eastAsia="Times New Roman" w:hAnsi="Times New Roman" w:cs="Times New Roman"/>
          <w:sz w:val="24"/>
          <w:szCs w:val="24"/>
        </w:rPr>
        <w:t xml:space="preserve">All </w:t>
      </w:r>
      <w:r w:rsidR="00CD6A4D">
        <w:rPr>
          <w:rFonts w:ascii="Times New Roman" w:eastAsia="Times New Roman" w:hAnsi="Times New Roman" w:cs="Times New Roman"/>
          <w:sz w:val="24"/>
          <w:szCs w:val="24"/>
        </w:rPr>
        <w:t>121</w:t>
      </w:r>
      <w:r>
        <w:rPr>
          <w:rFonts w:ascii="Times New Roman" w:eastAsia="Times New Roman" w:hAnsi="Times New Roman" w:cs="Times New Roman"/>
          <w:sz w:val="24"/>
          <w:szCs w:val="24"/>
        </w:rPr>
        <w:t xml:space="preserve">/170 significant cells were used in these correlations. </w:t>
      </w:r>
      <w:r w:rsidR="00634EAB">
        <w:rPr>
          <w:rFonts w:ascii="Times New Roman" w:eastAsia="Times New Roman" w:hAnsi="Times New Roman" w:cs="Times New Roman"/>
          <w:sz w:val="24"/>
          <w:szCs w:val="24"/>
        </w:rPr>
        <w:t xml:space="preserve">A significance threshold of 0.05 was adopted. </w:t>
      </w:r>
      <w:commentRangeStart w:id="82"/>
      <w:commentRangeStart w:id="83"/>
      <w:commentRangeStart w:id="84"/>
      <w:r w:rsidRPr="00634EAB">
        <w:rPr>
          <w:rFonts w:ascii="Times New Roman" w:eastAsia="Times New Roman" w:hAnsi="Times New Roman" w:cs="Times New Roman"/>
          <w:strike/>
          <w:sz w:val="24"/>
          <w:szCs w:val="24"/>
          <w:rPrChange w:id="85" w:author="Wang Siyu" w:date="2024-05-09T13:05:00Z">
            <w:rPr>
              <w:rFonts w:ascii="Times New Roman" w:eastAsia="Times New Roman" w:hAnsi="Times New Roman" w:cs="Times New Roman"/>
              <w:sz w:val="24"/>
              <w:szCs w:val="24"/>
            </w:rPr>
          </w:rPrChange>
        </w:rPr>
        <w:t>To determine a significance threshold for the resulting correlations, a baseline was established by calculating the Pearson’s correlation of an ID-shuffled version of the original dataset wherein the cell ID for each time bin was shuffled, but the order of the time bins was maintained. This was repeated 1000 times. Values in the original dataset were determined to be significant if they exceeded the mean value of the baseline +/- 2</w:t>
      </w:r>
      <w:sdt>
        <w:sdtPr>
          <w:rPr>
            <w:strike/>
          </w:rPr>
          <w:tag w:val="goog_rdk_143"/>
          <w:id w:val="1160427893"/>
        </w:sdtPr>
        <w:sdtContent>
          <w:r w:rsidRPr="00634EAB">
            <w:rPr>
              <w:rFonts w:ascii="Times New Roman" w:eastAsia="Times New Roman" w:hAnsi="Times New Roman" w:cs="Times New Roman"/>
              <w:strike/>
              <w:sz w:val="24"/>
              <w:szCs w:val="24"/>
              <w:rPrChange w:id="86" w:author="Wang Siyu" w:date="2024-05-09T13:05:00Z">
                <w:rPr>
                  <w:rFonts w:ascii="Times New Roman" w:eastAsia="Times New Roman" w:hAnsi="Times New Roman" w:cs="Times New Roman"/>
                  <w:sz w:val="24"/>
                  <w:szCs w:val="24"/>
                </w:rPr>
              </w:rPrChange>
            </w:rPr>
            <w:t xml:space="preserve"> </w:t>
          </w:r>
        </w:sdtContent>
      </w:sdt>
      <w:r w:rsidRPr="00634EAB">
        <w:rPr>
          <w:rFonts w:ascii="Times New Roman" w:eastAsia="Times New Roman" w:hAnsi="Times New Roman" w:cs="Times New Roman"/>
          <w:strike/>
          <w:sz w:val="24"/>
          <w:szCs w:val="24"/>
          <w:rPrChange w:id="87" w:author="Wang Siyu" w:date="2024-05-09T13:05:00Z">
            <w:rPr>
              <w:rFonts w:ascii="Times New Roman" w:eastAsia="Times New Roman" w:hAnsi="Times New Roman" w:cs="Times New Roman"/>
              <w:sz w:val="24"/>
              <w:szCs w:val="24"/>
            </w:rPr>
          </w:rPrChange>
        </w:rPr>
        <w:t>STD for that cell location.</w:t>
      </w:r>
      <w:commentRangeEnd w:id="82"/>
      <w:r w:rsidR="00066C68">
        <w:rPr>
          <w:rStyle w:val="CommentReference"/>
        </w:rPr>
        <w:commentReference w:id="82"/>
      </w:r>
      <w:commentRangeEnd w:id="83"/>
      <w:r w:rsidR="00A10D70">
        <w:rPr>
          <w:rStyle w:val="CommentReference"/>
        </w:rPr>
        <w:commentReference w:id="83"/>
      </w:r>
      <w:commentRangeEnd w:id="84"/>
      <w:r w:rsidR="0076028D">
        <w:rPr>
          <w:rStyle w:val="CommentReference"/>
        </w:rPr>
        <w:commentReference w:id="84"/>
      </w:r>
    </w:p>
    <w:p w14:paraId="4670A90B" w14:textId="77777777" w:rsidR="006837F1" w:rsidRDefault="006837F1">
      <w:pPr>
        <w:spacing w:after="0" w:line="480" w:lineRule="auto"/>
        <w:rPr>
          <w:ins w:id="88" w:author="Rossella Falcone [2]" w:date="2024-05-07T16:42:00Z"/>
          <w:rFonts w:ascii="Times New Roman" w:eastAsia="Times New Roman" w:hAnsi="Times New Roman" w:cs="Times New Roman"/>
          <w:sz w:val="24"/>
          <w:szCs w:val="24"/>
        </w:rPr>
      </w:pPr>
    </w:p>
    <w:p w14:paraId="5DEACE6D" w14:textId="77777777" w:rsidR="00A10D70" w:rsidRPr="000B49F6" w:rsidRDefault="00CE6CE4" w:rsidP="00DC41E5">
      <w:pPr>
        <w:spacing w:after="0" w:line="480" w:lineRule="auto"/>
        <w:rPr>
          <w:ins w:id="89" w:author="Rossella Falcone [2]" w:date="2024-05-14T17:43:00Z"/>
          <w:rFonts w:ascii="Times New Roman" w:eastAsia="Times New Roman" w:hAnsi="Times New Roman" w:cs="Times New Roman"/>
          <w:i/>
          <w:iCs/>
          <w:sz w:val="24"/>
          <w:szCs w:val="24"/>
        </w:rPr>
      </w:pPr>
      <w:r w:rsidRPr="000B49F6">
        <w:rPr>
          <w:rFonts w:ascii="Times New Roman" w:eastAsia="Times New Roman" w:hAnsi="Times New Roman" w:cs="Times New Roman"/>
          <w:i/>
          <w:iCs/>
          <w:sz w:val="24"/>
          <w:szCs w:val="24"/>
        </w:rPr>
        <w:t>Decoding Analysis</w:t>
      </w:r>
    </w:p>
    <w:p w14:paraId="4C2D129E" w14:textId="606E6D69" w:rsidR="00DC41E5" w:rsidRDefault="00DC41E5" w:rsidP="00DC41E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Support vector machine was used as the classifier. Training and testing sets comprised of non-overlapping trials (75% of trials for training, and 25% for testing). The procedure was repeated 10 </w:t>
      </w:r>
      <w:r w:rsidR="000B49F6">
        <w:rPr>
          <w:rFonts w:ascii="Times New Roman" w:eastAsia="Times New Roman" w:hAnsi="Times New Roman" w:cs="Times New Roman"/>
          <w:sz w:val="24"/>
          <w:szCs w:val="24"/>
        </w:rPr>
        <w:t>times,</w:t>
      </w:r>
      <w:r>
        <w:rPr>
          <w:rFonts w:ascii="Times New Roman" w:eastAsia="Times New Roman" w:hAnsi="Times New Roman" w:cs="Times New Roman"/>
          <w:sz w:val="24"/>
          <w:szCs w:val="24"/>
        </w:rPr>
        <w:t xml:space="preserve"> and the average decoding accuracy was </w:t>
      </w:r>
      <w:r w:rsidR="00B82189">
        <w:rPr>
          <w:rFonts w:ascii="Times New Roman" w:eastAsia="Times New Roman" w:hAnsi="Times New Roman" w:cs="Times New Roman"/>
          <w:sz w:val="24"/>
          <w:szCs w:val="24"/>
        </w:rPr>
        <w:t>recorded</w:t>
      </w:r>
      <w:r>
        <w:rPr>
          <w:rFonts w:ascii="Times New Roman" w:eastAsia="Times New Roman" w:hAnsi="Times New Roman" w:cs="Times New Roman"/>
          <w:sz w:val="24"/>
          <w:szCs w:val="24"/>
        </w:rPr>
        <w:t xml:space="preserve">. </w:t>
      </w:r>
    </w:p>
    <w:p w14:paraId="329BAFA8" w14:textId="12F78F74" w:rsidR="00CE6CE4" w:rsidRDefault="00EA2D39" w:rsidP="00DC41E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Decoding of drop, delay and cue were carried out separately. For each factor, decoding was done in a sliding window (step 20ms</w:t>
      </w:r>
      <w:r w:rsidR="002A7118">
        <w:rPr>
          <w:rFonts w:ascii="Times New Roman" w:eastAsia="Times New Roman" w:hAnsi="Times New Roman" w:cs="Times New Roman"/>
          <w:sz w:val="24"/>
          <w:szCs w:val="24"/>
        </w:rPr>
        <w:t xml:space="preserve">, </w:t>
      </w:r>
      <w:r w:rsidR="006018A7">
        <w:rPr>
          <w:rFonts w:ascii="Times New Roman" w:eastAsia="Times New Roman" w:hAnsi="Times New Roman" w:cs="Times New Roman"/>
          <w:sz w:val="24"/>
          <w:szCs w:val="24"/>
        </w:rPr>
        <w:t>width</w:t>
      </w:r>
      <w:r w:rsidR="002A7118">
        <w:rPr>
          <w:rFonts w:ascii="Times New Roman" w:eastAsia="Times New Roman" w:hAnsi="Times New Roman" w:cs="Times New Roman"/>
          <w:sz w:val="24"/>
          <w:szCs w:val="24"/>
        </w:rPr>
        <w:t xml:space="preserve"> 100ms</w:t>
      </w:r>
      <w:r>
        <w:rPr>
          <w:rFonts w:ascii="Times New Roman" w:eastAsia="Times New Roman" w:hAnsi="Times New Roman" w:cs="Times New Roman"/>
          <w:sz w:val="24"/>
          <w:szCs w:val="24"/>
        </w:rPr>
        <w:t xml:space="preserve">). </w:t>
      </w:r>
    </w:p>
    <w:p w14:paraId="17F91956" w14:textId="77777777" w:rsidR="000B49F6" w:rsidRDefault="000B49F6" w:rsidP="00DC41E5">
      <w:pPr>
        <w:spacing w:after="0" w:line="480" w:lineRule="auto"/>
        <w:rPr>
          <w:rFonts w:ascii="Times New Roman" w:eastAsia="Times New Roman" w:hAnsi="Times New Roman" w:cs="Times New Roman"/>
          <w:sz w:val="24"/>
          <w:szCs w:val="24"/>
        </w:rPr>
      </w:pPr>
    </w:p>
    <w:p w14:paraId="351F2764" w14:textId="6AD1AE4A" w:rsidR="00604E25" w:rsidRPr="000B49F6" w:rsidRDefault="00604E25">
      <w:pPr>
        <w:spacing w:after="0" w:line="480" w:lineRule="auto"/>
        <w:rPr>
          <w:rFonts w:ascii="Times New Roman" w:eastAsia="Times New Roman" w:hAnsi="Times New Roman" w:cs="Times New Roman"/>
          <w:b/>
          <w:bCs/>
          <w:sz w:val="24"/>
          <w:szCs w:val="24"/>
        </w:rPr>
      </w:pPr>
      <w:r w:rsidRPr="000B49F6">
        <w:rPr>
          <w:rFonts w:ascii="Times New Roman" w:eastAsia="Times New Roman" w:hAnsi="Times New Roman" w:cs="Times New Roman"/>
          <w:b/>
          <w:bCs/>
          <w:sz w:val="24"/>
          <w:szCs w:val="24"/>
        </w:rPr>
        <w:t>Encoding dimension of drop, delay, and value</w:t>
      </w:r>
    </w:p>
    <w:p w14:paraId="1A468A57" w14:textId="235B1EAC" w:rsidR="00604E25" w:rsidRDefault="00604E25">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order to find the encoding dimension for delay, drop, and value, we performed a sliding window ANOVA analysis including all three factors, and treating all three factors as </w:t>
      </w:r>
      <w:r>
        <w:rPr>
          <w:rFonts w:ascii="Times New Roman" w:eastAsia="Times New Roman" w:hAnsi="Times New Roman" w:cs="Times New Roman"/>
          <w:sz w:val="24"/>
          <w:szCs w:val="24"/>
        </w:rPr>
        <w:lastRenderedPageBreak/>
        <w:t xml:space="preserve">continuous variables. </w:t>
      </w:r>
      <w:r w:rsidR="00AB608F">
        <w:rPr>
          <w:rFonts w:ascii="Times New Roman" w:eastAsia="Times New Roman" w:hAnsi="Times New Roman" w:cs="Times New Roman"/>
          <w:sz w:val="24"/>
          <w:szCs w:val="24"/>
        </w:rPr>
        <w:t xml:space="preserve">For each neuron </w:t>
      </w:r>
      <m:oMath>
        <m:r>
          <w:rPr>
            <w:rFonts w:ascii="Cambria Math" w:eastAsia="Times New Roman" w:hAnsi="Cambria Math" w:cs="Times New Roman"/>
            <w:sz w:val="24"/>
            <w:szCs w:val="24"/>
          </w:rPr>
          <m:t>i</m:t>
        </m:r>
      </m:oMath>
      <w:r w:rsidR="00AB608F">
        <w:rPr>
          <w:rFonts w:ascii="Times New Roman" w:eastAsia="Times New Roman" w:hAnsi="Times New Roman" w:cs="Times New Roman"/>
          <w:sz w:val="24"/>
          <w:szCs w:val="24"/>
        </w:rPr>
        <w:t xml:space="preserve">, and for each factor </w:t>
      </w:r>
      <m:oMath>
        <m:r>
          <w:rPr>
            <w:rFonts w:ascii="Cambria Math" w:eastAsia="Times New Roman" w:hAnsi="Cambria Math" w:cs="Times New Roman"/>
            <w:sz w:val="24"/>
            <w:szCs w:val="24"/>
          </w:rPr>
          <m:t>j</m:t>
        </m:r>
      </m:oMath>
      <w:commentRangeStart w:id="90"/>
      <w:r w:rsidR="00AB608F">
        <w:rPr>
          <w:rFonts w:ascii="Times New Roman" w:eastAsia="Times New Roman" w:hAnsi="Times New Roman" w:cs="Times New Roman"/>
          <w:sz w:val="24"/>
          <w:szCs w:val="24"/>
        </w:rPr>
        <w:t xml:space="preserve">, we extract the regression coefficient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i,j</m:t>
            </m:r>
          </m:sub>
        </m:sSub>
      </m:oMath>
      <w:r w:rsidR="00AB608F">
        <w:rPr>
          <w:rFonts w:ascii="Times New Roman" w:eastAsia="Times New Roman" w:hAnsi="Times New Roman" w:cs="Times New Roman"/>
          <w:sz w:val="24"/>
          <w:szCs w:val="24"/>
        </w:rPr>
        <w:t xml:space="preserve"> </w:t>
      </w:r>
      <w:commentRangeEnd w:id="90"/>
      <w:r w:rsidR="00B1020A">
        <w:rPr>
          <w:rStyle w:val="CommentReference"/>
        </w:rPr>
        <w:commentReference w:id="90"/>
      </w:r>
      <w:r w:rsidR="00AB608F">
        <w:rPr>
          <w:rFonts w:ascii="Times New Roman" w:eastAsia="Times New Roman" w:hAnsi="Times New Roman" w:cs="Times New Roman"/>
          <w:sz w:val="24"/>
          <w:szCs w:val="24"/>
        </w:rPr>
        <w:t xml:space="preserve">from the ANOVA. </w:t>
      </w:r>
      <w:commentRangeStart w:id="91"/>
      <w:r w:rsidR="005F2C2F">
        <w:rPr>
          <w:rFonts w:ascii="Times New Roman" w:eastAsia="Times New Roman" w:hAnsi="Times New Roman" w:cs="Times New Roman"/>
          <w:sz w:val="24"/>
          <w:szCs w:val="24"/>
        </w:rPr>
        <w:t xml:space="preserve">The encoding dimension for factor </w:t>
      </w:r>
      <m:oMath>
        <m:r>
          <w:rPr>
            <w:rFonts w:ascii="Cambria Math" w:eastAsia="Times New Roman" w:hAnsi="Cambria Math" w:cs="Times New Roman"/>
            <w:sz w:val="24"/>
            <w:szCs w:val="24"/>
          </w:rPr>
          <m:t xml:space="preserve">i </m:t>
        </m:r>
      </m:oMath>
      <w:r w:rsidR="005F2C2F">
        <w:rPr>
          <w:rFonts w:ascii="Times New Roman" w:eastAsia="Times New Roman" w:hAnsi="Times New Roman" w:cs="Times New Roman"/>
          <w:sz w:val="24"/>
          <w:szCs w:val="24"/>
        </w:rPr>
        <w:t xml:space="preserve">is defined as the vector that is comprised of all </w:t>
      </w:r>
      <m:oMath>
        <m:sSub>
          <m:sSubPr>
            <m:ctrlPr>
              <w:rPr>
                <w:rFonts w:ascii="Cambria Math" w:eastAsia="Times New Roman" w:hAnsi="Cambria Math" w:cs="Times New Roman"/>
                <w:i/>
                <w:sz w:val="24"/>
                <w:szCs w:val="24"/>
              </w:rPr>
            </m:ctrlPr>
          </m:sSubPr>
          <m:e>
            <m:r>
              <w:rPr>
                <w:rFonts w:ascii="Cambria Math" w:eastAsia="Times New Roman" w:hAnsi="Cambria Math" w:cs="Times New Roman"/>
                <w:sz w:val="24"/>
                <w:szCs w:val="24"/>
              </w:rPr>
              <m:t>β</m:t>
            </m:r>
          </m:e>
          <m:sub>
            <m:r>
              <w:rPr>
                <w:rFonts w:ascii="Cambria Math" w:eastAsia="Times New Roman" w:hAnsi="Cambria Math" w:cs="Times New Roman"/>
                <w:sz w:val="24"/>
                <w:szCs w:val="24"/>
              </w:rPr>
              <m:t>i,j</m:t>
            </m:r>
          </m:sub>
        </m:sSub>
      </m:oMath>
      <w:r w:rsidR="005F2C2F">
        <w:rPr>
          <w:rFonts w:ascii="Times New Roman" w:eastAsia="Times New Roman" w:hAnsi="Times New Roman" w:cs="Times New Roman"/>
          <w:sz w:val="24"/>
          <w:szCs w:val="24"/>
        </w:rPr>
        <w:t xml:space="preserve"> for each </w:t>
      </w:r>
      <m:oMath>
        <m:r>
          <w:rPr>
            <w:rFonts w:ascii="Cambria Math" w:eastAsia="Times New Roman" w:hAnsi="Cambria Math" w:cs="Times New Roman"/>
            <w:sz w:val="24"/>
            <w:szCs w:val="24"/>
          </w:rPr>
          <m:t>j</m:t>
        </m:r>
      </m:oMath>
      <w:r w:rsidR="005F2C2F">
        <w:rPr>
          <w:rFonts w:ascii="Times New Roman" w:eastAsia="Times New Roman" w:hAnsi="Times New Roman" w:cs="Times New Roman"/>
          <w:sz w:val="24"/>
          <w:szCs w:val="24"/>
        </w:rPr>
        <w:t>.</w:t>
      </w:r>
      <w:commentRangeEnd w:id="91"/>
      <w:r w:rsidR="00F14C16">
        <w:rPr>
          <w:rStyle w:val="CommentReference"/>
        </w:rPr>
        <w:commentReference w:id="91"/>
      </w:r>
    </w:p>
    <w:p w14:paraId="07C9A27A" w14:textId="39C07335" w:rsidR="000B49F6" w:rsidRDefault="00C15460">
      <w:pPr>
        <w:spacing w:after="0" w:line="480" w:lineRule="auto"/>
        <w:rPr>
          <w:ins w:id="92" w:author="Wang, Siyu (NIH/NIMH) [F]" w:date="2024-05-23T15:38:00Z"/>
          <w:rFonts w:ascii="Times New Roman" w:eastAsia="Times New Roman" w:hAnsi="Times New Roman" w:cs="Times New Roman"/>
          <w:sz w:val="24"/>
          <w:szCs w:val="24"/>
        </w:rPr>
      </w:pPr>
      <w:ins w:id="93" w:author="Wang, Siyu (NIH/NIMH) [F]" w:date="2024-05-23T15:38:00Z">
        <w:r>
          <w:rPr>
            <w:rFonts w:ascii="Times New Roman" w:eastAsia="Times New Roman" w:hAnsi="Times New Roman" w:cs="Times New Roman"/>
            <w:sz w:val="24"/>
            <w:szCs w:val="24"/>
          </w:rPr>
          <w:t>Population activity that encodes delay is quantified as the population activity projected onto the dime</w:t>
        </w:r>
      </w:ins>
      <w:ins w:id="94" w:author="Wang, Siyu (NIH/NIMH) [F]" w:date="2024-05-23T15:39:00Z">
        <w:r>
          <w:rPr>
            <w:rFonts w:ascii="Times New Roman" w:eastAsia="Times New Roman" w:hAnsi="Times New Roman" w:cs="Times New Roman"/>
            <w:sz w:val="24"/>
            <w:szCs w:val="24"/>
          </w:rPr>
          <w:t>n</w:t>
        </w:r>
      </w:ins>
      <w:ins w:id="95" w:author="Wang, Siyu (NIH/NIMH) [F]" w:date="2024-05-23T15:38:00Z">
        <w:r>
          <w:rPr>
            <w:rFonts w:ascii="Times New Roman" w:eastAsia="Times New Roman" w:hAnsi="Times New Roman" w:cs="Times New Roman"/>
            <w:sz w:val="24"/>
            <w:szCs w:val="24"/>
          </w:rPr>
          <w:t xml:space="preserve">sion </w:t>
        </w:r>
      </w:ins>
      <m:oMath>
        <m:sSub>
          <m:sSubPr>
            <m:ctrlPr>
              <w:ins w:id="96" w:author="Wang, Siyu (NIH/NIMH) [F]" w:date="2024-05-23T15:39:00Z">
                <w:rPr>
                  <w:rFonts w:ascii="Cambria Math" w:eastAsia="Times New Roman" w:hAnsi="Cambria Math" w:cs="Times New Roman"/>
                  <w:i/>
                  <w:sz w:val="24"/>
                  <w:szCs w:val="24"/>
                </w:rPr>
              </w:ins>
            </m:ctrlPr>
          </m:sSubPr>
          <m:e>
            <m:r>
              <w:ins w:id="97" w:author="Wang, Siyu (NIH/NIMH) [F]" w:date="2024-05-23T15:39:00Z">
                <w:rPr>
                  <w:rFonts w:ascii="Cambria Math" w:eastAsia="Times New Roman" w:hAnsi="Cambria Math" w:cs="Times New Roman"/>
                  <w:sz w:val="24"/>
                  <w:szCs w:val="24"/>
                </w:rPr>
                <m:t>β</m:t>
              </w:ins>
            </m:r>
          </m:e>
          <m:sub>
            <m:r>
              <w:ins w:id="98" w:author="Wang, Siyu (NIH/NIMH) [F]" w:date="2024-05-23T15:39:00Z">
                <w:rPr>
                  <w:rFonts w:ascii="Cambria Math" w:eastAsia="Times New Roman" w:hAnsi="Cambria Math" w:cs="Times New Roman"/>
                  <w:sz w:val="24"/>
                  <w:szCs w:val="24"/>
                </w:rPr>
                <m:t>i,</m:t>
              </w:ins>
            </m:r>
            <m:r>
              <w:ins w:id="99" w:author="Wang, Siyu (NIH/NIMH) [F]" w:date="2024-05-23T15:39:00Z">
                <m:rPr>
                  <m:sty m:val="p"/>
                </m:rPr>
                <w:rPr>
                  <w:rFonts w:ascii="Cambria Math" w:eastAsia="Times New Roman" w:hAnsi="Cambria Math" w:cs="Times New Roman"/>
                  <w:sz w:val="24"/>
                  <w:szCs w:val="24"/>
                </w:rPr>
                <m:t>delay</m:t>
              </w:ins>
            </m:r>
          </m:sub>
        </m:sSub>
      </m:oMath>
      <w:ins w:id="100" w:author="Wang, Siyu (NIH/NIMH) [F]" w:date="2024-05-23T15:39:00Z">
        <w:r>
          <w:rPr>
            <w:rFonts w:ascii="Times New Roman" w:eastAsia="Times New Roman" w:hAnsi="Times New Roman" w:cs="Times New Roman"/>
            <w:sz w:val="24"/>
            <w:szCs w:val="24"/>
          </w:rPr>
          <w:t xml:space="preserve"> for delay. Population activity of drop and DV are calcula</w:t>
        </w:r>
      </w:ins>
      <w:ins w:id="101" w:author="Wang, Siyu (NIH/NIMH) [F]" w:date="2024-05-23T15:40:00Z">
        <w:r>
          <w:rPr>
            <w:rFonts w:ascii="Times New Roman" w:eastAsia="Times New Roman" w:hAnsi="Times New Roman" w:cs="Times New Roman"/>
            <w:sz w:val="24"/>
            <w:szCs w:val="24"/>
          </w:rPr>
          <w:t>ted similarly.</w:t>
        </w:r>
      </w:ins>
      <w:ins w:id="102" w:author="Wang, Siyu (NIH/NIMH) [F]" w:date="2024-05-23T15:39:00Z">
        <w:r>
          <w:rPr>
            <w:rFonts w:ascii="Times New Roman" w:eastAsia="Times New Roman" w:hAnsi="Times New Roman" w:cs="Times New Roman"/>
            <w:sz w:val="24"/>
            <w:szCs w:val="24"/>
          </w:rPr>
          <w:t xml:space="preserve"> </w:t>
        </w:r>
      </w:ins>
    </w:p>
    <w:p w14:paraId="12131FDF" w14:textId="77777777" w:rsidR="00C15460" w:rsidRDefault="00C15460">
      <w:pPr>
        <w:spacing w:after="0" w:line="480" w:lineRule="auto"/>
        <w:rPr>
          <w:rFonts w:ascii="Times New Roman" w:eastAsia="Times New Roman" w:hAnsi="Times New Roman" w:cs="Times New Roman"/>
          <w:sz w:val="24"/>
          <w:szCs w:val="24"/>
        </w:rPr>
      </w:pPr>
    </w:p>
    <w:p w14:paraId="0000008F" w14:textId="3BFAC71E" w:rsidR="003B379C" w:rsidRDefault="00D3041E">
      <w:pPr>
        <w:spacing w:after="0" w:line="480" w:lineRule="auto"/>
        <w:rPr>
          <w:rFonts w:ascii="Times New Roman" w:eastAsia="Times New Roman" w:hAnsi="Times New Roman" w:cs="Times New Roman"/>
          <w:sz w:val="24"/>
          <w:szCs w:val="24"/>
        </w:rPr>
      </w:pPr>
      <w:bookmarkStart w:id="103" w:name="_heading=h.1fob9te" w:colFirst="0" w:colLast="0"/>
      <w:bookmarkEnd w:id="103"/>
      <w:r>
        <w:rPr>
          <w:rFonts w:ascii="Times New Roman" w:eastAsia="Times New Roman" w:hAnsi="Times New Roman" w:cs="Times New Roman"/>
          <w:b/>
          <w:sz w:val="24"/>
          <w:szCs w:val="24"/>
        </w:rPr>
        <w:t>Discussion</w:t>
      </w:r>
      <w:r>
        <w:rPr>
          <w:rFonts w:ascii="Times New Roman" w:eastAsia="Times New Roman" w:hAnsi="Times New Roman" w:cs="Times New Roman"/>
          <w:sz w:val="24"/>
          <w:szCs w:val="24"/>
        </w:rPr>
        <w:t xml:space="preserve"> </w:t>
      </w:r>
    </w:p>
    <w:p w14:paraId="21754F66" w14:textId="735B76CE" w:rsidR="00532D76" w:rsidRPr="00CC2BF4" w:rsidRDefault="00D3041E" w:rsidP="00532D76">
      <w:pPr>
        <w:pBdr>
          <w:top w:val="nil"/>
          <w:left w:val="nil"/>
          <w:bottom w:val="nil"/>
          <w:right w:val="nil"/>
          <w:between w:val="nil"/>
        </w:pBd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t>
      </w:r>
      <w:r w:rsidR="002248B0">
        <w:rPr>
          <w:rFonts w:ascii="Times New Roman" w:eastAsia="Times New Roman" w:hAnsi="Times New Roman" w:cs="Times New Roman"/>
          <w:sz w:val="24"/>
          <w:szCs w:val="24"/>
        </w:rPr>
        <w:t>characterized</w:t>
      </w:r>
      <w:r>
        <w:rPr>
          <w:rFonts w:ascii="Times New Roman" w:eastAsia="Times New Roman" w:hAnsi="Times New Roman" w:cs="Times New Roman"/>
          <w:sz w:val="24"/>
          <w:szCs w:val="24"/>
        </w:rPr>
        <w:t xml:space="preserve"> </w:t>
      </w:r>
      <w:r w:rsidR="007419E9">
        <w:rPr>
          <w:rFonts w:ascii="Times New Roman" w:eastAsia="Times New Roman" w:hAnsi="Times New Roman" w:cs="Times New Roman"/>
          <w:sz w:val="24"/>
          <w:szCs w:val="24"/>
        </w:rPr>
        <w:t>when</w:t>
      </w:r>
      <w:r>
        <w:rPr>
          <w:rFonts w:ascii="Times New Roman" w:eastAsia="Times New Roman" w:hAnsi="Times New Roman" w:cs="Times New Roman"/>
          <w:sz w:val="24"/>
          <w:szCs w:val="24"/>
        </w:rPr>
        <w:t xml:space="preserve"> </w:t>
      </w:r>
      <w:r w:rsidR="00B93BB4">
        <w:rPr>
          <w:rFonts w:ascii="Times New Roman" w:eastAsia="Times New Roman" w:hAnsi="Times New Roman" w:cs="Times New Roman"/>
          <w:sz w:val="24"/>
          <w:szCs w:val="24"/>
        </w:rPr>
        <w:t xml:space="preserve">and </w:t>
      </w:r>
      <w:r w:rsidR="007419E9">
        <w:rPr>
          <w:rFonts w:ascii="Times New Roman" w:eastAsia="Times New Roman" w:hAnsi="Times New Roman" w:cs="Times New Roman"/>
          <w:sz w:val="24"/>
          <w:szCs w:val="24"/>
        </w:rPr>
        <w:t>how</w:t>
      </w:r>
      <w:r w:rsidR="00B93BB4">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lPFC neurons in the lower bank of the principal sulcus encode</w:t>
      </w:r>
      <w:r w:rsidR="00303790">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information about reward magnitude (here, drops </w:t>
      </w:r>
      <w:r w:rsidR="00465D10">
        <w:rPr>
          <w:rFonts w:ascii="Times New Roman" w:eastAsia="Times New Roman" w:hAnsi="Times New Roman" w:cs="Times New Roman"/>
          <w:sz w:val="24"/>
          <w:szCs w:val="24"/>
        </w:rPr>
        <w:t>size</w:t>
      </w:r>
      <w:r>
        <w:rPr>
          <w:rFonts w:ascii="Times New Roman" w:eastAsia="Times New Roman" w:hAnsi="Times New Roman" w:cs="Times New Roman"/>
          <w:sz w:val="24"/>
          <w:szCs w:val="24"/>
        </w:rPr>
        <w:t>) and temporal delay</w:t>
      </w:r>
      <w:r w:rsidR="000510D4">
        <w:rPr>
          <w:rFonts w:ascii="Times New Roman" w:eastAsia="Times New Roman" w:hAnsi="Times New Roman" w:cs="Times New Roman"/>
          <w:sz w:val="24"/>
          <w:szCs w:val="24"/>
        </w:rPr>
        <w:t xml:space="preserve"> as well as</w:t>
      </w:r>
      <w:r>
        <w:rPr>
          <w:rFonts w:ascii="Times New Roman" w:eastAsia="Times New Roman" w:hAnsi="Times New Roman" w:cs="Times New Roman"/>
          <w:sz w:val="24"/>
          <w:szCs w:val="24"/>
        </w:rPr>
        <w:t xml:space="preserve"> their int</w:t>
      </w:r>
      <w:r w:rsidR="00B93BB4">
        <w:rPr>
          <w:rFonts w:ascii="Times New Roman" w:eastAsia="Times New Roman" w:hAnsi="Times New Roman" w:cs="Times New Roman"/>
          <w:sz w:val="24"/>
          <w:szCs w:val="24"/>
        </w:rPr>
        <w:t>egration</w:t>
      </w:r>
      <w:r>
        <w:rPr>
          <w:rFonts w:ascii="Times New Roman" w:eastAsia="Times New Roman" w:hAnsi="Times New Roman" w:cs="Times New Roman"/>
          <w:sz w:val="24"/>
          <w:szCs w:val="24"/>
        </w:rPr>
        <w:t xml:space="preserve">, during intertemporal choices. </w:t>
      </w:r>
      <w:r w:rsidR="009F08AC">
        <w:rPr>
          <w:rFonts w:ascii="Times New Roman" w:eastAsia="Times New Roman" w:hAnsi="Times New Roman" w:cs="Times New Roman"/>
          <w:sz w:val="24"/>
          <w:szCs w:val="24"/>
        </w:rPr>
        <w:t xml:space="preserve">As far as we know, </w:t>
      </w:r>
      <w:r w:rsidR="00CC2BF4" w:rsidRPr="00BB042F">
        <w:rPr>
          <w:rFonts w:ascii="Times New Roman" w:eastAsia="Times New Roman" w:hAnsi="Times New Roman" w:cs="Times New Roman"/>
          <w:sz w:val="24"/>
          <w:szCs w:val="24"/>
        </w:rPr>
        <w:t>lPFC is necessary for integrating multiple dimensions (</w:t>
      </w:r>
      <w:r w:rsidR="00CC2BF4" w:rsidRPr="00BB042F">
        <w:rPr>
          <w:rFonts w:ascii="Times New Roman" w:eastAsia="Times New Roman" w:hAnsi="Times New Roman" w:cs="Times New Roman"/>
          <w:i/>
          <w:color w:val="FF0000"/>
          <w:sz w:val="24"/>
          <w:szCs w:val="24"/>
        </w:rPr>
        <w:t>Ninokura Y et al., 2004</w:t>
      </w:r>
      <w:r w:rsidR="00CC2BF4" w:rsidRPr="00BB042F">
        <w:rPr>
          <w:rFonts w:ascii="Times New Roman" w:eastAsia="Times New Roman" w:hAnsi="Times New Roman" w:cs="Times New Roman"/>
          <w:sz w:val="24"/>
          <w:szCs w:val="24"/>
        </w:rPr>
        <w:t xml:space="preserve">; </w:t>
      </w:r>
      <w:r w:rsidR="00CC2BF4" w:rsidRPr="00BB042F">
        <w:rPr>
          <w:rFonts w:ascii="Times New Roman" w:eastAsia="Times New Roman" w:hAnsi="Times New Roman" w:cs="Times New Roman"/>
          <w:i/>
          <w:color w:val="FF0000"/>
          <w:sz w:val="24"/>
          <w:szCs w:val="24"/>
        </w:rPr>
        <w:t>Watanabe and Sakagami, 2007</w:t>
      </w:r>
      <w:r w:rsidR="00CC2BF4" w:rsidRPr="00BB042F">
        <w:rPr>
          <w:rFonts w:ascii="Times New Roman" w:eastAsia="Times New Roman" w:hAnsi="Times New Roman" w:cs="Times New Roman"/>
          <w:sz w:val="24"/>
          <w:szCs w:val="24"/>
        </w:rPr>
        <w:t>), including reward magnitude and delay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 Monkeys</w:t>
      </w:r>
      <w:r w:rsidR="00CC2BF4" w:rsidRPr="00BB042F">
        <w:rPr>
          <w:rFonts w:ascii="Times New Roman" w:eastAsia="Times New Roman" w:hAnsi="Times New Roman" w:cs="Times New Roman"/>
          <w:color w:val="000000"/>
          <w:sz w:val="24"/>
          <w:szCs w:val="24"/>
        </w:rPr>
        <w:t xml:space="preserve"> with lesioned lPFC showed altered capacity to combine information about the predicted value only when both reward magnitude and timing varied together (</w:t>
      </w:r>
      <w:r w:rsidR="00CC2BF4" w:rsidRPr="00BB042F">
        <w:rPr>
          <w:rFonts w:ascii="Times New Roman" w:eastAsia="Times New Roman" w:hAnsi="Times New Roman" w:cs="Times New Roman"/>
          <w:i/>
          <w:color w:val="FF0000"/>
          <w:sz w:val="24"/>
          <w:szCs w:val="24"/>
        </w:rPr>
        <w:t>Simmons et al., 2010</w:t>
      </w:r>
      <w:r w:rsidR="00CC2BF4" w:rsidRPr="00BB042F">
        <w:rPr>
          <w:rFonts w:ascii="Times New Roman" w:eastAsia="Times New Roman" w:hAnsi="Times New Roman" w:cs="Times New Roman"/>
          <w:sz w:val="24"/>
          <w:szCs w:val="24"/>
        </w:rPr>
        <w:t>)</w:t>
      </w:r>
      <w:r w:rsidR="00CC2BF4" w:rsidRPr="00BB042F">
        <w:rPr>
          <w:rFonts w:ascii="Times New Roman" w:eastAsia="Times New Roman" w:hAnsi="Times New Roman" w:cs="Times New Roman"/>
          <w:color w:val="000000"/>
          <w:sz w:val="24"/>
          <w:szCs w:val="24"/>
        </w:rPr>
        <w:t>.</w:t>
      </w:r>
      <w:r w:rsidR="00CC2BF4">
        <w:rPr>
          <w:rFonts w:ascii="Times New Roman" w:eastAsia="Times New Roman" w:hAnsi="Times New Roman" w:cs="Times New Roman"/>
          <w:color w:val="000000"/>
          <w:sz w:val="24"/>
          <w:szCs w:val="24"/>
        </w:rPr>
        <w:t xml:space="preserve"> </w:t>
      </w:r>
    </w:p>
    <w:p w14:paraId="00000090" w14:textId="023AA6EF" w:rsidR="003B379C" w:rsidRDefault="000D27F9" w:rsidP="000D27F9">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recorded the neural activity from the lower bank of the principal sulcus, extending from most area </w:t>
      </w:r>
      <w:r w:rsidRPr="005A29E1">
        <w:rPr>
          <w:rStyle w:val="cf01"/>
          <w:rFonts w:ascii="Times New Roman" w:hAnsi="Times New Roman" w:cs="Times New Roman"/>
          <w:sz w:val="24"/>
          <w:szCs w:val="24"/>
        </w:rPr>
        <w:t xml:space="preserve">9/46 ventral to the very rostral part of area 8 anteroventral </w:t>
      </w:r>
      <w:r>
        <w:rPr>
          <w:rFonts w:ascii="Times New Roman" w:eastAsia="Times New Roman" w:hAnsi="Times New Roman" w:cs="Times New Roman"/>
          <w:color w:val="000000"/>
          <w:sz w:val="24"/>
          <w:szCs w:val="24"/>
        </w:rPr>
        <w:t>(</w:t>
      </w:r>
      <w:r w:rsidRPr="00D159C3">
        <w:rPr>
          <w:rFonts w:ascii="Times New Roman" w:eastAsia="Times New Roman" w:hAnsi="Times New Roman" w:cs="Times New Roman"/>
          <w:i/>
          <w:color w:val="FF0000"/>
          <w:sz w:val="24"/>
          <w:szCs w:val="24"/>
        </w:rPr>
        <w:t>Petrides and Pandya, 1999</w:t>
      </w:r>
      <w:r>
        <w:rPr>
          <w:rFonts w:ascii="Times New Roman" w:eastAsia="Times New Roman" w:hAnsi="Times New Roman" w:cs="Times New Roman"/>
          <w:i/>
          <w:color w:val="FF0000"/>
          <w:sz w:val="24"/>
          <w:szCs w:val="24"/>
        </w:rPr>
        <w:t xml:space="preserve">; </w:t>
      </w:r>
      <w:r w:rsidRPr="00A26745">
        <w:rPr>
          <w:rFonts w:ascii="Times New Roman" w:eastAsia="Times New Roman" w:hAnsi="Times New Roman" w:cs="Times New Roman"/>
          <w:i/>
          <w:iCs/>
          <w:color w:val="FF0000"/>
          <w:sz w:val="24"/>
          <w:szCs w:val="24"/>
        </w:rPr>
        <w:t>Petrides 2005</w:t>
      </w:r>
      <w:r>
        <w:rPr>
          <w:rFonts w:ascii="Times New Roman" w:eastAsia="Times New Roman" w:hAnsi="Times New Roman" w:cs="Times New Roman"/>
          <w:i/>
          <w:iCs/>
          <w:color w:val="FF0000"/>
          <w:sz w:val="24"/>
          <w:szCs w:val="24"/>
        </w:rPr>
        <w:t>; Hoshi, 2006</w:t>
      </w:r>
      <w:r>
        <w:rPr>
          <w:rFonts w:ascii="Times New Roman" w:eastAsia="Times New Roman" w:hAnsi="Times New Roman" w:cs="Times New Roman"/>
          <w:color w:val="000000"/>
          <w:sz w:val="24"/>
          <w:szCs w:val="24"/>
        </w:rPr>
        <w:t xml:space="preserve">). </w:t>
      </w:r>
      <w:r w:rsidR="00D3041E">
        <w:rPr>
          <w:rFonts w:ascii="Times New Roman" w:eastAsia="Times New Roman" w:hAnsi="Times New Roman" w:cs="Times New Roman"/>
          <w:sz w:val="24"/>
          <w:szCs w:val="24"/>
        </w:rPr>
        <w:t xml:space="preserve">In each trial, the monkey was required to accept or refuse an offer of reward, which was signaled by a visual cue. Both monkeys were more likely to accept the offer when the drops size became larger and the delay to receive the drops was shorter. The acceptance rate was </w:t>
      </w:r>
      <w:sdt>
        <w:sdtPr>
          <w:tag w:val="goog_rdk_154"/>
          <w:id w:val="2041158465"/>
        </w:sdtPr>
        <w:sdtContent>
          <w:r w:rsidR="00D3041E">
            <w:rPr>
              <w:rFonts w:ascii="Times New Roman" w:eastAsia="Times New Roman" w:hAnsi="Times New Roman" w:cs="Times New Roman"/>
              <w:sz w:val="24"/>
              <w:szCs w:val="24"/>
            </w:rPr>
            <w:t>fit</w:t>
          </w:r>
        </w:sdtContent>
      </w:sdt>
      <w:r w:rsidR="00D3041E">
        <w:rPr>
          <w:rFonts w:ascii="Times New Roman" w:eastAsia="Times New Roman" w:hAnsi="Times New Roman" w:cs="Times New Roman"/>
          <w:sz w:val="24"/>
          <w:szCs w:val="24"/>
        </w:rPr>
        <w:t xml:space="preserve"> well by a sigmoidal function thereby showing that monkeys transform the two dimensions of drops and delay into a single scalar</w:t>
      </w:r>
      <w:r w:rsidR="00327FBC">
        <w:rPr>
          <w:rFonts w:ascii="Times New Roman" w:eastAsia="Times New Roman" w:hAnsi="Times New Roman" w:cs="Times New Roman"/>
          <w:sz w:val="24"/>
          <w:szCs w:val="24"/>
        </w:rPr>
        <w:t>,</w:t>
      </w:r>
      <w:r w:rsidR="00D3041E">
        <w:rPr>
          <w:rFonts w:ascii="Times New Roman" w:eastAsia="Times New Roman" w:hAnsi="Times New Roman" w:cs="Times New Roman"/>
          <w:sz w:val="24"/>
          <w:szCs w:val="24"/>
        </w:rPr>
        <w:t xml:space="preserve"> the discounted value. Some offers</w:t>
      </w:r>
      <w:r w:rsidR="000510D4">
        <w:rPr>
          <w:rFonts w:ascii="Times New Roman" w:eastAsia="Times New Roman" w:hAnsi="Times New Roman" w:cs="Times New Roman"/>
          <w:sz w:val="24"/>
          <w:szCs w:val="24"/>
        </w:rPr>
        <w:t xml:space="preserve">, despite having different reward magnitudes and temporal delays, </w:t>
      </w:r>
      <w:r w:rsidR="00D3041E">
        <w:rPr>
          <w:rFonts w:ascii="Times New Roman" w:eastAsia="Times New Roman" w:hAnsi="Times New Roman" w:cs="Times New Roman"/>
          <w:sz w:val="24"/>
          <w:szCs w:val="24"/>
        </w:rPr>
        <w:t>were treated as having the same value.</w:t>
      </w:r>
    </w:p>
    <w:p w14:paraId="767456A2" w14:textId="142DC69D" w:rsidR="002C4907" w:rsidRPr="00AF2787" w:rsidRDefault="00D3041E" w:rsidP="00AF2787">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Most of the neurons were responsive to the information driven by the visual cue soon after the visual cue appeared and before any explicit choice</w:t>
      </w:r>
      <w:r w:rsidR="00C47378">
        <w:rPr>
          <w:rFonts w:ascii="Times New Roman" w:eastAsia="Times New Roman" w:hAnsi="Times New Roman" w:cs="Times New Roman"/>
          <w:sz w:val="24"/>
          <w:szCs w:val="24"/>
        </w:rPr>
        <w:t>s</w:t>
      </w:r>
      <w:r w:rsidR="009828AA">
        <w:rPr>
          <w:rFonts w:ascii="Times New Roman" w:eastAsia="Times New Roman" w:hAnsi="Times New Roman" w:cs="Times New Roman"/>
          <w:sz w:val="24"/>
          <w:szCs w:val="24"/>
        </w:rPr>
        <w:t xml:space="preserve"> were made</w:t>
      </w:r>
      <w:r w:rsidR="007A5D5E">
        <w:rPr>
          <w:rFonts w:ascii="Times New Roman" w:eastAsia="Times New Roman" w:hAnsi="Times New Roman" w:cs="Times New Roman"/>
          <w:sz w:val="24"/>
          <w:szCs w:val="24"/>
        </w:rPr>
        <w:t xml:space="preserve">. </w:t>
      </w:r>
      <w:r w:rsidR="007A5D5E">
        <w:rPr>
          <w:rFonts w:ascii="Times New Roman" w:eastAsia="Times New Roman" w:hAnsi="Times New Roman" w:cs="Times New Roman"/>
          <w:color w:val="000000"/>
          <w:sz w:val="24"/>
          <w:szCs w:val="24"/>
        </w:rPr>
        <w:t xml:space="preserve">We found groups of </w:t>
      </w:r>
      <w:r w:rsidR="007A5D5E">
        <w:rPr>
          <w:rFonts w:ascii="Times New Roman" w:eastAsia="Times New Roman" w:hAnsi="Times New Roman" w:cs="Times New Roman"/>
          <w:color w:val="000000"/>
          <w:sz w:val="24"/>
          <w:szCs w:val="24"/>
        </w:rPr>
        <w:lastRenderedPageBreak/>
        <w:t xml:space="preserve">neurons sensitive to either </w:t>
      </w:r>
      <w:r w:rsidR="00CD1230">
        <w:rPr>
          <w:rFonts w:ascii="Times New Roman" w:eastAsia="Times New Roman" w:hAnsi="Times New Roman" w:cs="Times New Roman"/>
          <w:color w:val="000000"/>
          <w:sz w:val="24"/>
          <w:szCs w:val="24"/>
        </w:rPr>
        <w:t>reward magnitude</w:t>
      </w:r>
      <w:r w:rsidR="007A5D5E">
        <w:rPr>
          <w:rFonts w:ascii="Times New Roman" w:eastAsia="Times New Roman" w:hAnsi="Times New Roman" w:cs="Times New Roman"/>
          <w:color w:val="000000"/>
          <w:sz w:val="24"/>
          <w:szCs w:val="24"/>
        </w:rPr>
        <w:t xml:space="preserve"> or delay, as well as a subset responsive to both</w:t>
      </w:r>
      <w:r w:rsidR="00A3264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in line with a previous study in a </w:t>
      </w:r>
      <w:r w:rsidR="00713F73">
        <w:rPr>
          <w:rFonts w:ascii="Times New Roman" w:eastAsia="Times New Roman" w:hAnsi="Times New Roman" w:cs="Times New Roman"/>
          <w:sz w:val="24"/>
          <w:szCs w:val="24"/>
        </w:rPr>
        <w:t>nearby</w:t>
      </w:r>
      <w:r>
        <w:rPr>
          <w:rFonts w:ascii="Times New Roman" w:eastAsia="Times New Roman" w:hAnsi="Times New Roman" w:cs="Times New Roman"/>
          <w:sz w:val="24"/>
          <w:szCs w:val="24"/>
        </w:rPr>
        <w:t xml:space="preserve"> brain area (</w:t>
      </w:r>
      <w:r>
        <w:rPr>
          <w:rFonts w:ascii="Times New Roman" w:eastAsia="Times New Roman" w:hAnsi="Times New Roman" w:cs="Times New Roman"/>
          <w:i/>
          <w:color w:val="FF0000"/>
          <w:sz w:val="24"/>
          <w:szCs w:val="24"/>
        </w:rPr>
        <w:t>Kim et al., 2008</w:t>
      </w:r>
      <w:r>
        <w:rPr>
          <w:rFonts w:ascii="Times New Roman" w:eastAsia="Times New Roman" w:hAnsi="Times New Roman" w:cs="Times New Roman"/>
          <w:sz w:val="24"/>
          <w:szCs w:val="24"/>
        </w:rPr>
        <w:t>)</w:t>
      </w:r>
      <w:r w:rsidR="00A3264E">
        <w:rPr>
          <w:rFonts w:ascii="Times New Roman" w:eastAsia="Times New Roman" w:hAnsi="Times New Roman" w:cs="Times New Roman"/>
          <w:sz w:val="24"/>
          <w:szCs w:val="24"/>
        </w:rPr>
        <w:t xml:space="preserve">. </w:t>
      </w:r>
      <w:r w:rsidR="00804C1D">
        <w:rPr>
          <w:rFonts w:ascii="Times New Roman" w:eastAsia="Times New Roman" w:hAnsi="Times New Roman" w:cs="Times New Roman"/>
          <w:color w:val="000000"/>
          <w:sz w:val="24"/>
          <w:szCs w:val="24"/>
        </w:rPr>
        <w:t xml:space="preserve">Neurons that we found </w:t>
      </w:r>
      <w:r w:rsidR="00321FB4">
        <w:rPr>
          <w:rFonts w:ascii="Times New Roman" w:eastAsia="Times New Roman" w:hAnsi="Times New Roman" w:cs="Times New Roman"/>
          <w:color w:val="000000"/>
          <w:sz w:val="24"/>
          <w:szCs w:val="24"/>
        </w:rPr>
        <w:t>to be</w:t>
      </w:r>
      <w:r w:rsidR="00804C1D">
        <w:rPr>
          <w:rFonts w:ascii="Times New Roman" w:eastAsia="Times New Roman" w:hAnsi="Times New Roman" w:cs="Times New Roman"/>
          <w:color w:val="000000"/>
          <w:sz w:val="24"/>
          <w:szCs w:val="24"/>
        </w:rPr>
        <w:t xml:space="preserve"> </w:t>
      </w:r>
      <w:r w:rsidR="00C47378">
        <w:rPr>
          <w:rFonts w:ascii="Times New Roman" w:eastAsia="Times New Roman" w:hAnsi="Times New Roman" w:cs="Times New Roman"/>
          <w:color w:val="000000"/>
          <w:sz w:val="24"/>
          <w:szCs w:val="24"/>
        </w:rPr>
        <w:t xml:space="preserve">responsive </w:t>
      </w:r>
      <w:r w:rsidR="00804C1D">
        <w:rPr>
          <w:rFonts w:ascii="Times New Roman" w:eastAsia="Times New Roman" w:hAnsi="Times New Roman" w:cs="Times New Roman"/>
          <w:color w:val="000000"/>
          <w:sz w:val="24"/>
          <w:szCs w:val="24"/>
        </w:rPr>
        <w:t xml:space="preserve">to both </w:t>
      </w:r>
      <w:r w:rsidR="00AC3C46">
        <w:rPr>
          <w:rFonts w:ascii="Times New Roman" w:eastAsia="Times New Roman" w:hAnsi="Times New Roman" w:cs="Times New Roman"/>
          <w:color w:val="000000"/>
          <w:sz w:val="24"/>
          <w:szCs w:val="24"/>
        </w:rPr>
        <w:t>factors</w:t>
      </w:r>
      <w:r w:rsidR="00804C1D">
        <w:rPr>
          <w:rFonts w:ascii="Times New Roman" w:eastAsia="Times New Roman" w:hAnsi="Times New Roman" w:cs="Times New Roman"/>
          <w:color w:val="000000"/>
          <w:sz w:val="24"/>
          <w:szCs w:val="24"/>
        </w:rPr>
        <w:t xml:space="preserve"> appeared a little later in the cue period, compared to those </w:t>
      </w:r>
      <w:r w:rsidR="00992CE7">
        <w:rPr>
          <w:rFonts w:ascii="Times New Roman" w:eastAsia="Times New Roman" w:hAnsi="Times New Roman" w:cs="Times New Roman"/>
          <w:color w:val="000000"/>
          <w:sz w:val="24"/>
          <w:szCs w:val="24"/>
        </w:rPr>
        <w:t>responsive</w:t>
      </w:r>
      <w:r w:rsidR="00804C1D" w:rsidRPr="00AF2787">
        <w:rPr>
          <w:rFonts w:ascii="Times New Roman" w:eastAsia="Times New Roman" w:hAnsi="Times New Roman" w:cs="Times New Roman"/>
          <w:color w:val="000000"/>
          <w:sz w:val="24"/>
          <w:szCs w:val="24"/>
        </w:rPr>
        <w:t xml:space="preserve"> to </w:t>
      </w:r>
      <w:r w:rsidR="00E27C9D">
        <w:rPr>
          <w:rFonts w:ascii="Times New Roman" w:eastAsia="Times New Roman" w:hAnsi="Times New Roman" w:cs="Times New Roman"/>
          <w:color w:val="000000"/>
          <w:sz w:val="24"/>
          <w:szCs w:val="24"/>
        </w:rPr>
        <w:t>each</w:t>
      </w:r>
      <w:r w:rsidR="00804C1D" w:rsidRPr="00AF2787">
        <w:rPr>
          <w:rFonts w:ascii="Times New Roman" w:eastAsia="Times New Roman" w:hAnsi="Times New Roman" w:cs="Times New Roman"/>
          <w:color w:val="000000"/>
          <w:sz w:val="24"/>
          <w:szCs w:val="24"/>
        </w:rPr>
        <w:t xml:space="preserve"> factor</w:t>
      </w:r>
      <w:r w:rsidR="00E27C9D">
        <w:rPr>
          <w:rFonts w:ascii="Times New Roman" w:eastAsia="Times New Roman" w:hAnsi="Times New Roman" w:cs="Times New Roman"/>
          <w:color w:val="000000"/>
          <w:sz w:val="24"/>
          <w:szCs w:val="24"/>
        </w:rPr>
        <w:t xml:space="preserve"> separately</w:t>
      </w:r>
      <w:r w:rsidR="00804C1D" w:rsidRPr="00AF2787">
        <w:rPr>
          <w:rFonts w:ascii="Times New Roman" w:eastAsia="Times New Roman" w:hAnsi="Times New Roman" w:cs="Times New Roman"/>
          <w:color w:val="000000"/>
          <w:sz w:val="24"/>
          <w:szCs w:val="24"/>
        </w:rPr>
        <w:t xml:space="preserve">, which would allow these cells to integrate both pieces of information. </w:t>
      </w:r>
    </w:p>
    <w:p w14:paraId="40DC4C05" w14:textId="44BBC27C" w:rsidR="00516925" w:rsidRDefault="001D03D1" w:rsidP="002C3238">
      <w:pPr>
        <w:shd w:val="clear" w:color="auto" w:fill="FFFFFF"/>
        <w:spacing w:after="0" w:line="480" w:lineRule="auto"/>
        <w:rPr>
          <w:rFonts w:ascii="Times New Roman" w:eastAsia="Times New Roman" w:hAnsi="Times New Roman" w:cs="Times New Roman"/>
          <w:color w:val="000000"/>
          <w:sz w:val="24"/>
          <w:szCs w:val="24"/>
        </w:rPr>
      </w:pPr>
      <w:r w:rsidRPr="00AF2787">
        <w:rPr>
          <w:rFonts w:ascii="Times New Roman" w:eastAsia="Times New Roman" w:hAnsi="Times New Roman" w:cs="Times New Roman"/>
          <w:color w:val="000000"/>
          <w:sz w:val="24"/>
          <w:szCs w:val="24"/>
        </w:rPr>
        <w:t xml:space="preserve">We found lots of </w:t>
      </w:r>
      <w:r w:rsidR="002855E1">
        <w:rPr>
          <w:rFonts w:ascii="Times New Roman" w:eastAsia="Times New Roman" w:hAnsi="Times New Roman" w:cs="Times New Roman"/>
          <w:color w:val="000000"/>
          <w:sz w:val="24"/>
          <w:szCs w:val="24"/>
        </w:rPr>
        <w:t>heterogeneity</w:t>
      </w:r>
      <w:r w:rsidRPr="00AF2787">
        <w:rPr>
          <w:rFonts w:ascii="Times New Roman" w:eastAsia="Times New Roman" w:hAnsi="Times New Roman" w:cs="Times New Roman"/>
          <w:color w:val="000000"/>
          <w:sz w:val="24"/>
          <w:szCs w:val="24"/>
        </w:rPr>
        <w:t xml:space="preserve"> in the pattern of the </w:t>
      </w:r>
      <w:r w:rsidR="00EE1B89" w:rsidRPr="00AF2787">
        <w:rPr>
          <w:rFonts w:ascii="Times New Roman" w:eastAsia="Times New Roman" w:hAnsi="Times New Roman" w:cs="Times New Roman"/>
          <w:color w:val="000000"/>
          <w:sz w:val="24"/>
          <w:szCs w:val="24"/>
        </w:rPr>
        <w:t xml:space="preserve">neural </w:t>
      </w:r>
      <w:r w:rsidRPr="00AF2787">
        <w:rPr>
          <w:rFonts w:ascii="Times New Roman" w:eastAsia="Times New Roman" w:hAnsi="Times New Roman" w:cs="Times New Roman"/>
          <w:color w:val="000000"/>
          <w:sz w:val="24"/>
          <w:szCs w:val="24"/>
        </w:rPr>
        <w:t>response</w:t>
      </w:r>
      <w:r w:rsidR="00436F28" w:rsidRPr="00AF2787">
        <w:rPr>
          <w:rFonts w:ascii="Times New Roman" w:eastAsia="Times New Roman" w:hAnsi="Times New Roman" w:cs="Times New Roman"/>
          <w:color w:val="000000"/>
          <w:sz w:val="24"/>
          <w:szCs w:val="24"/>
        </w:rPr>
        <w:t xml:space="preserve"> among neurons</w:t>
      </w:r>
      <w:r w:rsidRPr="00AF2787">
        <w:rPr>
          <w:rFonts w:ascii="Times New Roman" w:eastAsia="Times New Roman" w:hAnsi="Times New Roman" w:cs="Times New Roman"/>
          <w:color w:val="000000"/>
          <w:sz w:val="24"/>
          <w:szCs w:val="24"/>
        </w:rPr>
        <w:t xml:space="preserve">, with neurons that responded by </w:t>
      </w:r>
      <w:r w:rsidR="00AF2787">
        <w:rPr>
          <w:rFonts w:ascii="Times New Roman" w:eastAsia="Times New Roman" w:hAnsi="Times New Roman" w:cs="Times New Roman"/>
          <w:color w:val="000000"/>
          <w:sz w:val="24"/>
          <w:szCs w:val="24"/>
        </w:rPr>
        <w:t xml:space="preserve">just </w:t>
      </w:r>
      <w:r w:rsidRPr="00AF2787">
        <w:rPr>
          <w:rFonts w:ascii="Times New Roman" w:eastAsia="Times New Roman" w:hAnsi="Times New Roman" w:cs="Times New Roman"/>
          <w:color w:val="000000"/>
          <w:sz w:val="24"/>
          <w:szCs w:val="24"/>
        </w:rPr>
        <w:t xml:space="preserve">increasing or decreasing their firing rate soon after the stimulus onset, and other neurons that showed both phases </w:t>
      </w:r>
      <w:r w:rsidR="002438BE" w:rsidRPr="00AF2787">
        <w:rPr>
          <w:rFonts w:ascii="Times New Roman" w:eastAsia="Times New Roman" w:hAnsi="Times New Roman" w:cs="Times New Roman"/>
          <w:color w:val="000000"/>
          <w:sz w:val="24"/>
          <w:szCs w:val="24"/>
        </w:rPr>
        <w:t>blending</w:t>
      </w:r>
      <w:r w:rsidRPr="00AF2787">
        <w:rPr>
          <w:rFonts w:ascii="Times New Roman" w:eastAsia="Times New Roman" w:hAnsi="Times New Roman" w:cs="Times New Roman"/>
          <w:color w:val="000000"/>
          <w:sz w:val="24"/>
          <w:szCs w:val="24"/>
        </w:rPr>
        <w:t xml:space="preserve"> during the cue period.</w:t>
      </w:r>
      <w:r w:rsidR="004166A4" w:rsidRPr="00AF2787">
        <w:rPr>
          <w:rFonts w:ascii="Times New Roman" w:eastAsia="Times New Roman" w:hAnsi="Times New Roman" w:cs="Times New Roman"/>
          <w:color w:val="000000"/>
          <w:sz w:val="24"/>
          <w:szCs w:val="24"/>
        </w:rPr>
        <w:t xml:space="preserve"> </w:t>
      </w:r>
    </w:p>
    <w:p w14:paraId="0BA2FD00" w14:textId="79FAE448" w:rsidR="002C3238" w:rsidRDefault="00436F28"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color w:val="000000"/>
          <w:sz w:val="24"/>
          <w:szCs w:val="24"/>
        </w:rPr>
        <w:t xml:space="preserve">Thus, taken individually each neuron showed a specific neural coding </w:t>
      </w:r>
      <w:r w:rsidR="00BB17A6">
        <w:rPr>
          <w:rFonts w:ascii="Times New Roman" w:eastAsia="Times New Roman" w:hAnsi="Times New Roman" w:cs="Times New Roman"/>
          <w:color w:val="000000"/>
          <w:sz w:val="24"/>
          <w:szCs w:val="24"/>
        </w:rPr>
        <w:t>pattern</w:t>
      </w:r>
      <w:r w:rsidRPr="00AF2787">
        <w:rPr>
          <w:rFonts w:ascii="Times New Roman" w:eastAsia="Times New Roman" w:hAnsi="Times New Roman" w:cs="Times New Roman"/>
          <w:color w:val="000000"/>
          <w:sz w:val="24"/>
          <w:szCs w:val="24"/>
        </w:rPr>
        <w:t xml:space="preserve">, with its own distribution of spikes over time. Such result </w:t>
      </w:r>
      <w:r w:rsidR="00453F1A" w:rsidRPr="00AF2787">
        <w:rPr>
          <w:rFonts w:ascii="Times New Roman" w:eastAsia="Times New Roman" w:hAnsi="Times New Roman" w:cs="Times New Roman"/>
          <w:color w:val="000000"/>
          <w:sz w:val="24"/>
          <w:szCs w:val="24"/>
        </w:rPr>
        <w:t xml:space="preserve">therefore prompted us to </w:t>
      </w:r>
      <w:r w:rsidR="00466CBE" w:rsidRPr="00AF2787">
        <w:rPr>
          <w:rFonts w:ascii="Times New Roman" w:eastAsia="Times New Roman" w:hAnsi="Times New Roman" w:cs="Times New Roman"/>
          <w:color w:val="000000"/>
          <w:sz w:val="24"/>
          <w:szCs w:val="24"/>
        </w:rPr>
        <w:t>think that</w:t>
      </w:r>
      <w:r w:rsidR="00453F1A" w:rsidRPr="00AF2787">
        <w:rPr>
          <w:rFonts w:ascii="Times New Roman" w:eastAsia="Times New Roman" w:hAnsi="Times New Roman" w:cs="Times New Roman"/>
          <w:color w:val="000000"/>
          <w:sz w:val="24"/>
          <w:szCs w:val="24"/>
        </w:rPr>
        <w:t xml:space="preserve"> </w:t>
      </w:r>
      <w:r w:rsidRPr="00AF2787">
        <w:rPr>
          <w:rFonts w:ascii="Times New Roman" w:eastAsia="Times New Roman" w:hAnsi="Times New Roman" w:cs="Times New Roman"/>
          <w:sz w:val="24"/>
          <w:szCs w:val="24"/>
        </w:rPr>
        <w:t xml:space="preserve">the exact timing of response for each neuron </w:t>
      </w:r>
      <w:r w:rsidR="005301EF">
        <w:rPr>
          <w:rFonts w:ascii="Times New Roman" w:eastAsia="Times New Roman" w:hAnsi="Times New Roman" w:cs="Times New Roman"/>
          <w:sz w:val="24"/>
          <w:szCs w:val="24"/>
        </w:rPr>
        <w:t>may be</w:t>
      </w:r>
      <w:r w:rsidR="00453F1A" w:rsidRPr="00AF2787">
        <w:rPr>
          <w:rFonts w:ascii="Times New Roman" w:eastAsia="Times New Roman" w:hAnsi="Times New Roman" w:cs="Times New Roman"/>
          <w:sz w:val="24"/>
          <w:szCs w:val="24"/>
        </w:rPr>
        <w:t xml:space="preserve"> </w:t>
      </w:r>
      <w:r w:rsidR="00FE3553" w:rsidRPr="00AF2787">
        <w:rPr>
          <w:rFonts w:ascii="Times New Roman" w:eastAsia="Times New Roman" w:hAnsi="Times New Roman" w:cs="Times New Roman"/>
          <w:sz w:val="24"/>
          <w:szCs w:val="24"/>
        </w:rPr>
        <w:t>the</w:t>
      </w:r>
      <w:r w:rsidRPr="00AF2787">
        <w:rPr>
          <w:rFonts w:ascii="Times New Roman" w:eastAsia="Times New Roman" w:hAnsi="Times New Roman" w:cs="Times New Roman"/>
          <w:sz w:val="24"/>
          <w:szCs w:val="24"/>
        </w:rPr>
        <w:t xml:space="preserve"> relevant </w:t>
      </w:r>
      <w:r w:rsidR="00453F1A" w:rsidRPr="00AF2787">
        <w:rPr>
          <w:rFonts w:ascii="Times New Roman" w:eastAsia="Times New Roman" w:hAnsi="Times New Roman" w:cs="Times New Roman"/>
          <w:sz w:val="24"/>
          <w:szCs w:val="24"/>
        </w:rPr>
        <w:t xml:space="preserve">source of information. </w:t>
      </w:r>
      <w:r w:rsidR="005301EF">
        <w:rPr>
          <w:rFonts w:ascii="Times New Roman" w:eastAsia="Times New Roman" w:hAnsi="Times New Roman" w:cs="Times New Roman"/>
          <w:sz w:val="24"/>
          <w:szCs w:val="24"/>
        </w:rPr>
        <w:t>We found that f</w:t>
      </w:r>
      <w:r w:rsidR="00453F1A" w:rsidRPr="00AF2787">
        <w:rPr>
          <w:rFonts w:ascii="Times New Roman" w:eastAsia="Times New Roman" w:hAnsi="Times New Roman" w:cs="Times New Roman"/>
          <w:sz w:val="24"/>
          <w:szCs w:val="24"/>
        </w:rPr>
        <w:t>or each selective neuron, the most information, which we described in the form of</w:t>
      </w:r>
      <w:r w:rsidR="00661858">
        <w:rPr>
          <w:rFonts w:ascii="Times New Roman" w:eastAsia="Times New Roman" w:hAnsi="Times New Roman" w:cs="Times New Roman"/>
          <w:sz w:val="24"/>
          <w:szCs w:val="24"/>
        </w:rPr>
        <w:t xml:space="preserve"> the peak of the </w:t>
      </w:r>
      <w:r w:rsidR="00453F1A" w:rsidRPr="00AF2787">
        <w:rPr>
          <w:rFonts w:ascii="Times New Roman" w:eastAsia="Times New Roman" w:hAnsi="Times New Roman" w:cs="Times New Roman"/>
          <w:sz w:val="24"/>
          <w:szCs w:val="24"/>
        </w:rPr>
        <w:t>variance explained, about the predicted outcome was localized in a specific time windo</w:t>
      </w:r>
      <w:r w:rsidR="00661858">
        <w:rPr>
          <w:rFonts w:ascii="Times New Roman" w:eastAsia="Times New Roman" w:hAnsi="Times New Roman" w:cs="Times New Roman"/>
          <w:sz w:val="24"/>
          <w:szCs w:val="24"/>
        </w:rPr>
        <w:t>w</w:t>
      </w:r>
      <w:r w:rsidR="00453F1A" w:rsidRPr="00AF2787">
        <w:rPr>
          <w:rFonts w:ascii="Times New Roman" w:eastAsia="Times New Roman" w:hAnsi="Times New Roman" w:cs="Times New Roman"/>
          <w:sz w:val="24"/>
          <w:szCs w:val="24"/>
        </w:rPr>
        <w:t xml:space="preserve">. </w:t>
      </w:r>
      <w:r w:rsidR="00AF2787" w:rsidRPr="00FA13CC">
        <w:rPr>
          <w:rFonts w:ascii="Times New Roman" w:eastAsia="Times New Roman" w:hAnsi="Times New Roman" w:cs="Times New Roman"/>
          <w:sz w:val="24"/>
          <w:szCs w:val="24"/>
        </w:rPr>
        <w:t>T</w:t>
      </w:r>
      <w:r w:rsidR="00C3718A" w:rsidRPr="00FA13CC">
        <w:rPr>
          <w:rFonts w:ascii="Times New Roman" w:eastAsia="Times New Roman" w:hAnsi="Times New Roman" w:cs="Times New Roman"/>
          <w:sz w:val="24"/>
          <w:szCs w:val="24"/>
        </w:rPr>
        <w:t xml:space="preserve">he most information did not </w:t>
      </w:r>
      <w:r w:rsidR="00661858" w:rsidRPr="00FA13CC">
        <w:rPr>
          <w:rFonts w:ascii="Times New Roman" w:eastAsia="Times New Roman" w:hAnsi="Times New Roman" w:cs="Times New Roman"/>
          <w:sz w:val="24"/>
          <w:szCs w:val="24"/>
        </w:rPr>
        <w:t>obviously</w:t>
      </w:r>
      <w:r w:rsidR="00C3718A" w:rsidRPr="00FA13CC">
        <w:rPr>
          <w:rFonts w:ascii="Times New Roman" w:eastAsia="Times New Roman" w:hAnsi="Times New Roman" w:cs="Times New Roman"/>
          <w:sz w:val="24"/>
          <w:szCs w:val="24"/>
        </w:rPr>
        <w:t xml:space="preserve"> coincide with the phase of the overall increase in the neural discharge rate. In some neurons, the most information was locked in the phase of the overall decrease in the discharge rate</w:t>
      </w:r>
      <w:r w:rsidR="00661858" w:rsidRPr="00FA13CC">
        <w:rPr>
          <w:rFonts w:ascii="Times New Roman" w:eastAsia="Times New Roman" w:hAnsi="Times New Roman" w:cs="Times New Roman"/>
          <w:sz w:val="24"/>
          <w:szCs w:val="24"/>
        </w:rPr>
        <w:t xml:space="preserve">, meaning that for some conditions </w:t>
      </w:r>
      <w:r w:rsidR="002C3238" w:rsidRPr="00FA13CC">
        <w:rPr>
          <w:rFonts w:ascii="Times New Roman" w:eastAsia="Times New Roman" w:hAnsi="Times New Roman" w:cs="Times New Roman"/>
          <w:sz w:val="24"/>
          <w:szCs w:val="24"/>
        </w:rPr>
        <w:t>the amplitude of the response changed to the point of reversal.</w:t>
      </w:r>
    </w:p>
    <w:p w14:paraId="4226BE1B" w14:textId="709FF347" w:rsidR="00520629" w:rsidRDefault="00466CBE" w:rsidP="002C3238">
      <w:pPr>
        <w:shd w:val="clear" w:color="auto" w:fill="FFFFFF"/>
        <w:spacing w:after="0" w:line="480" w:lineRule="auto"/>
        <w:rPr>
          <w:rFonts w:ascii="Times New Roman" w:eastAsia="Times New Roman" w:hAnsi="Times New Roman" w:cs="Times New Roman"/>
          <w:sz w:val="24"/>
          <w:szCs w:val="24"/>
        </w:rPr>
      </w:pPr>
      <w:r w:rsidRPr="00AF2787">
        <w:rPr>
          <w:rFonts w:ascii="Times New Roman" w:eastAsia="Times New Roman" w:hAnsi="Times New Roman" w:cs="Times New Roman"/>
          <w:sz w:val="24"/>
          <w:szCs w:val="24"/>
        </w:rPr>
        <w:t>Taken</w:t>
      </w:r>
      <w:r w:rsidR="00AF2787">
        <w:rPr>
          <w:rFonts w:ascii="Times New Roman" w:eastAsia="Times New Roman" w:hAnsi="Times New Roman" w:cs="Times New Roman"/>
          <w:sz w:val="24"/>
          <w:szCs w:val="24"/>
        </w:rPr>
        <w:t xml:space="preserve"> all neurons</w:t>
      </w:r>
      <w:r w:rsidRPr="00AF2787">
        <w:rPr>
          <w:rFonts w:ascii="Times New Roman" w:eastAsia="Times New Roman" w:hAnsi="Times New Roman" w:cs="Times New Roman"/>
          <w:sz w:val="24"/>
          <w:szCs w:val="24"/>
        </w:rPr>
        <w:t xml:space="preserve"> together it looked like that the most information was spread throughout the entire offering period; that is, even though each neuron had its own time signature that here we described by the peak of variance explained in time, the information of the predicted outcome was </w:t>
      </w:r>
      <w:r w:rsidR="004D72FC" w:rsidRPr="00AF2787">
        <w:rPr>
          <w:rFonts w:ascii="Times New Roman" w:eastAsia="Times New Roman" w:hAnsi="Times New Roman" w:cs="Times New Roman"/>
          <w:sz w:val="24"/>
          <w:szCs w:val="24"/>
        </w:rPr>
        <w:t>propagated</w:t>
      </w:r>
      <w:r w:rsidRPr="00AF2787">
        <w:rPr>
          <w:rFonts w:ascii="Times New Roman" w:eastAsia="Times New Roman" w:hAnsi="Times New Roman" w:cs="Times New Roman"/>
          <w:sz w:val="24"/>
          <w:szCs w:val="24"/>
        </w:rPr>
        <w:t xml:space="preserve"> through</w:t>
      </w:r>
      <w:r w:rsidR="00854D14">
        <w:rPr>
          <w:rFonts w:ascii="Times New Roman" w:eastAsia="Times New Roman" w:hAnsi="Times New Roman" w:cs="Times New Roman"/>
          <w:sz w:val="24"/>
          <w:szCs w:val="24"/>
        </w:rPr>
        <w:t>out</w:t>
      </w:r>
      <w:r w:rsidR="004D72FC" w:rsidRPr="00AF2787">
        <w:rPr>
          <w:rFonts w:ascii="Times New Roman" w:eastAsia="Times New Roman" w:hAnsi="Times New Roman" w:cs="Times New Roman"/>
          <w:sz w:val="24"/>
          <w:szCs w:val="24"/>
        </w:rPr>
        <w:t xml:space="preserve"> </w:t>
      </w:r>
      <w:r w:rsidRPr="00AF2787">
        <w:rPr>
          <w:rFonts w:ascii="Times New Roman" w:eastAsia="Times New Roman" w:hAnsi="Times New Roman" w:cs="Times New Roman"/>
          <w:sz w:val="24"/>
          <w:szCs w:val="24"/>
        </w:rPr>
        <w:t xml:space="preserve">the offering period </w:t>
      </w:r>
      <w:r w:rsidR="004D72FC" w:rsidRPr="00AF2787">
        <w:rPr>
          <w:rFonts w:ascii="Times New Roman" w:eastAsia="Times New Roman" w:hAnsi="Times New Roman" w:cs="Times New Roman"/>
          <w:sz w:val="24"/>
          <w:szCs w:val="24"/>
        </w:rPr>
        <w:t>from</w:t>
      </w:r>
      <w:r w:rsidRPr="00AF2787">
        <w:rPr>
          <w:rFonts w:ascii="Times New Roman" w:eastAsia="Times New Roman" w:hAnsi="Times New Roman" w:cs="Times New Roman"/>
          <w:sz w:val="24"/>
          <w:szCs w:val="24"/>
        </w:rPr>
        <w:t xml:space="preserve"> the entire population</w:t>
      </w:r>
      <w:r w:rsidR="000B3F9F" w:rsidRPr="00AF2787">
        <w:rPr>
          <w:rFonts w:ascii="Times New Roman" w:eastAsia="Times New Roman" w:hAnsi="Times New Roman" w:cs="Times New Roman"/>
          <w:sz w:val="24"/>
          <w:szCs w:val="24"/>
        </w:rPr>
        <w:t xml:space="preserve">. </w:t>
      </w:r>
      <w:r w:rsidR="00854D14" w:rsidRPr="00854D14">
        <w:rPr>
          <w:rFonts w:ascii="Times New Roman" w:eastAsia="Times New Roman" w:hAnsi="Times New Roman" w:cs="Times New Roman"/>
          <w:sz w:val="24"/>
          <w:szCs w:val="24"/>
        </w:rPr>
        <w:t xml:space="preserve">The sequential timing of the </w:t>
      </w:r>
      <w:r w:rsidR="00854D14">
        <w:rPr>
          <w:rFonts w:ascii="Times New Roman" w:eastAsia="Times New Roman" w:hAnsi="Times New Roman" w:cs="Times New Roman"/>
          <w:sz w:val="24"/>
          <w:szCs w:val="24"/>
        </w:rPr>
        <w:t xml:space="preserve">peaks </w:t>
      </w:r>
      <w:r w:rsidR="00854D14" w:rsidRPr="00854D14">
        <w:rPr>
          <w:rFonts w:ascii="Times New Roman" w:eastAsia="Times New Roman" w:hAnsi="Times New Roman" w:cs="Times New Roman"/>
          <w:sz w:val="24"/>
          <w:szCs w:val="24"/>
        </w:rPr>
        <w:t xml:space="preserve">activity we found is presumably a sign of temporal integration of </w:t>
      </w:r>
      <w:r w:rsidR="00EE7A5F">
        <w:rPr>
          <w:rFonts w:ascii="Times New Roman" w:eastAsia="Times New Roman" w:hAnsi="Times New Roman" w:cs="Times New Roman"/>
          <w:sz w:val="24"/>
          <w:szCs w:val="24"/>
        </w:rPr>
        <w:t>how the information about</w:t>
      </w:r>
      <w:r w:rsidR="00854D14" w:rsidRPr="00854D14">
        <w:rPr>
          <w:rFonts w:ascii="Times New Roman" w:eastAsia="Times New Roman" w:hAnsi="Times New Roman" w:cs="Times New Roman"/>
          <w:sz w:val="24"/>
          <w:szCs w:val="24"/>
        </w:rPr>
        <w:t xml:space="preserve"> the sensory input</w:t>
      </w:r>
      <w:r w:rsidR="00EE7A5F">
        <w:rPr>
          <w:rFonts w:ascii="Times New Roman" w:eastAsia="Times New Roman" w:hAnsi="Times New Roman" w:cs="Times New Roman"/>
          <w:sz w:val="24"/>
          <w:szCs w:val="24"/>
        </w:rPr>
        <w:t xml:space="preserve"> is transformed </w:t>
      </w:r>
      <w:r w:rsidR="00241CB6">
        <w:rPr>
          <w:rFonts w:ascii="Times New Roman" w:eastAsia="Times New Roman" w:hAnsi="Times New Roman" w:cs="Times New Roman"/>
          <w:sz w:val="24"/>
          <w:szCs w:val="24"/>
        </w:rPr>
        <w:t xml:space="preserve">and stored </w:t>
      </w:r>
      <w:r w:rsidR="00011A0E">
        <w:rPr>
          <w:rFonts w:ascii="Times New Roman" w:eastAsia="Times New Roman" w:hAnsi="Times New Roman" w:cs="Times New Roman"/>
          <w:sz w:val="24"/>
          <w:szCs w:val="24"/>
        </w:rPr>
        <w:t xml:space="preserve">in information </w:t>
      </w:r>
      <w:r w:rsidR="006728DA">
        <w:rPr>
          <w:rFonts w:ascii="Times New Roman" w:eastAsia="Times New Roman" w:hAnsi="Times New Roman" w:cs="Times New Roman"/>
          <w:sz w:val="24"/>
          <w:szCs w:val="24"/>
        </w:rPr>
        <w:t>of</w:t>
      </w:r>
      <w:r w:rsidR="00EE7A5F">
        <w:rPr>
          <w:rFonts w:ascii="Times New Roman" w:eastAsia="Times New Roman" w:hAnsi="Times New Roman" w:cs="Times New Roman"/>
          <w:sz w:val="24"/>
          <w:szCs w:val="24"/>
        </w:rPr>
        <w:t xml:space="preserve"> the </w:t>
      </w:r>
      <w:r w:rsidR="006728DA">
        <w:rPr>
          <w:rFonts w:ascii="Times New Roman" w:eastAsia="Times New Roman" w:hAnsi="Times New Roman" w:cs="Times New Roman"/>
          <w:sz w:val="24"/>
          <w:szCs w:val="24"/>
        </w:rPr>
        <w:t>predicted</w:t>
      </w:r>
      <w:r w:rsidR="00EE7A5F">
        <w:rPr>
          <w:rFonts w:ascii="Times New Roman" w:eastAsia="Times New Roman" w:hAnsi="Times New Roman" w:cs="Times New Roman"/>
          <w:sz w:val="24"/>
          <w:szCs w:val="24"/>
        </w:rPr>
        <w:t xml:space="preserve"> outcome</w:t>
      </w:r>
      <w:r w:rsidR="00CC10CF">
        <w:rPr>
          <w:rFonts w:ascii="Times New Roman" w:eastAsia="Times New Roman" w:hAnsi="Times New Roman" w:cs="Times New Roman"/>
          <w:sz w:val="24"/>
          <w:szCs w:val="24"/>
        </w:rPr>
        <w:t>,</w:t>
      </w:r>
      <w:r w:rsidR="00970AD4">
        <w:rPr>
          <w:rFonts w:ascii="Times New Roman" w:eastAsia="Times New Roman" w:hAnsi="Times New Roman" w:cs="Times New Roman"/>
          <w:sz w:val="24"/>
          <w:szCs w:val="24"/>
        </w:rPr>
        <w:t xml:space="preserve"> </w:t>
      </w:r>
      <w:r w:rsidR="00CC10CF">
        <w:rPr>
          <w:rFonts w:ascii="Times New Roman" w:eastAsia="Times New Roman" w:hAnsi="Times New Roman" w:cs="Times New Roman"/>
          <w:sz w:val="24"/>
          <w:szCs w:val="24"/>
        </w:rPr>
        <w:t xml:space="preserve">and </w:t>
      </w:r>
      <w:r w:rsidR="00493EA3">
        <w:rPr>
          <w:rFonts w:ascii="Times New Roman" w:eastAsia="Times New Roman" w:hAnsi="Times New Roman" w:cs="Times New Roman"/>
          <w:sz w:val="24"/>
          <w:szCs w:val="24"/>
        </w:rPr>
        <w:t xml:space="preserve">is propagated throughout the offering period </w:t>
      </w:r>
      <w:r w:rsidR="0038252A">
        <w:rPr>
          <w:rFonts w:ascii="Times New Roman" w:eastAsia="Times New Roman" w:hAnsi="Times New Roman" w:cs="Times New Roman"/>
          <w:sz w:val="24"/>
          <w:szCs w:val="24"/>
        </w:rPr>
        <w:t xml:space="preserve">for </w:t>
      </w:r>
      <w:r w:rsidR="00854D14" w:rsidRPr="00854D14">
        <w:rPr>
          <w:rFonts w:ascii="Times New Roman" w:eastAsia="Times New Roman" w:hAnsi="Times New Roman" w:cs="Times New Roman"/>
          <w:sz w:val="24"/>
          <w:szCs w:val="24"/>
        </w:rPr>
        <w:t>driv</w:t>
      </w:r>
      <w:r w:rsidR="0038252A">
        <w:rPr>
          <w:rFonts w:ascii="Times New Roman" w:eastAsia="Times New Roman" w:hAnsi="Times New Roman" w:cs="Times New Roman"/>
          <w:sz w:val="24"/>
          <w:szCs w:val="24"/>
        </w:rPr>
        <w:t>ing</w:t>
      </w:r>
      <w:r w:rsidR="00854D14" w:rsidRPr="00854D14">
        <w:rPr>
          <w:rFonts w:ascii="Times New Roman" w:eastAsia="Times New Roman" w:hAnsi="Times New Roman" w:cs="Times New Roman"/>
          <w:sz w:val="24"/>
          <w:szCs w:val="24"/>
        </w:rPr>
        <w:t xml:space="preserve"> </w:t>
      </w:r>
      <w:r w:rsidR="0038252A">
        <w:rPr>
          <w:rFonts w:ascii="Times New Roman" w:eastAsia="Times New Roman" w:hAnsi="Times New Roman" w:cs="Times New Roman"/>
          <w:sz w:val="24"/>
          <w:szCs w:val="24"/>
        </w:rPr>
        <w:t xml:space="preserve">appropriate </w:t>
      </w:r>
      <w:r w:rsidR="00854D14" w:rsidRPr="00854D14">
        <w:rPr>
          <w:rFonts w:ascii="Times New Roman" w:eastAsia="Times New Roman" w:hAnsi="Times New Roman" w:cs="Times New Roman"/>
          <w:sz w:val="24"/>
          <w:szCs w:val="24"/>
        </w:rPr>
        <w:t>choice.</w:t>
      </w:r>
      <w:r w:rsidR="002A78EF">
        <w:rPr>
          <w:rFonts w:ascii="Times New Roman" w:eastAsia="Times New Roman" w:hAnsi="Times New Roman" w:cs="Times New Roman"/>
          <w:sz w:val="24"/>
          <w:szCs w:val="24"/>
        </w:rPr>
        <w:t xml:space="preserve"> </w:t>
      </w:r>
      <w:r w:rsidR="00461054">
        <w:rPr>
          <w:rFonts w:ascii="Times New Roman" w:eastAsia="Times New Roman" w:hAnsi="Times New Roman" w:cs="Times New Roman"/>
          <w:sz w:val="24"/>
          <w:szCs w:val="24"/>
        </w:rPr>
        <w:t xml:space="preserve">Therefore, during the offering period </w:t>
      </w:r>
      <w:r w:rsidR="005A1A65" w:rsidRPr="005A1A65">
        <w:rPr>
          <w:rFonts w:ascii="Times New Roman" w:eastAsia="Times New Roman" w:hAnsi="Times New Roman" w:cs="Times New Roman"/>
          <w:sz w:val="24"/>
          <w:szCs w:val="24"/>
        </w:rPr>
        <w:t xml:space="preserve">it is possible that a short-term </w:t>
      </w:r>
      <w:r w:rsidR="005A1A65" w:rsidRPr="005A1A65">
        <w:rPr>
          <w:rFonts w:ascii="Times New Roman" w:eastAsia="Times New Roman" w:hAnsi="Times New Roman" w:cs="Times New Roman"/>
          <w:sz w:val="24"/>
          <w:szCs w:val="24"/>
        </w:rPr>
        <w:lastRenderedPageBreak/>
        <w:t xml:space="preserve">memory about the value of the outcome </w:t>
      </w:r>
      <w:r w:rsidR="00824967">
        <w:rPr>
          <w:rFonts w:ascii="Times New Roman" w:eastAsia="Times New Roman" w:hAnsi="Times New Roman" w:cs="Times New Roman"/>
          <w:sz w:val="24"/>
          <w:szCs w:val="24"/>
        </w:rPr>
        <w:t xml:space="preserve">is </w:t>
      </w:r>
      <w:r w:rsidR="001347DC">
        <w:rPr>
          <w:rFonts w:ascii="Times New Roman" w:eastAsia="Times New Roman" w:hAnsi="Times New Roman" w:cs="Times New Roman"/>
          <w:sz w:val="24"/>
          <w:szCs w:val="24"/>
        </w:rPr>
        <w:t xml:space="preserve">progressively </w:t>
      </w:r>
      <w:r w:rsidR="00824967" w:rsidRPr="005A1A65">
        <w:rPr>
          <w:rFonts w:ascii="Times New Roman" w:eastAsia="Times New Roman" w:hAnsi="Times New Roman" w:cs="Times New Roman"/>
          <w:sz w:val="24"/>
          <w:szCs w:val="24"/>
        </w:rPr>
        <w:t>created</w:t>
      </w:r>
      <w:r w:rsidR="005A1A65" w:rsidRPr="005A1A65">
        <w:rPr>
          <w:rFonts w:ascii="Times New Roman" w:eastAsia="Times New Roman" w:hAnsi="Times New Roman" w:cs="Times New Roman"/>
          <w:sz w:val="24"/>
          <w:szCs w:val="24"/>
        </w:rPr>
        <w:t xml:space="preserve"> as the sum of each neuron-driven piece of information</w:t>
      </w:r>
      <w:r w:rsidR="000914A5">
        <w:rPr>
          <w:rFonts w:ascii="Times New Roman" w:eastAsia="Times New Roman" w:hAnsi="Times New Roman" w:cs="Times New Roman"/>
          <w:sz w:val="24"/>
          <w:szCs w:val="24"/>
        </w:rPr>
        <w:t xml:space="preserve"> throughout time</w:t>
      </w:r>
      <w:r w:rsidR="006730FD">
        <w:rPr>
          <w:rFonts w:ascii="Times New Roman" w:eastAsia="Times New Roman" w:hAnsi="Times New Roman" w:cs="Times New Roman"/>
          <w:sz w:val="24"/>
          <w:szCs w:val="24"/>
        </w:rPr>
        <w:t xml:space="preserve">, and then </w:t>
      </w:r>
      <w:r w:rsidR="00E8336F">
        <w:rPr>
          <w:rFonts w:ascii="Times New Roman" w:eastAsia="Times New Roman" w:hAnsi="Times New Roman" w:cs="Times New Roman"/>
          <w:sz w:val="24"/>
          <w:szCs w:val="24"/>
        </w:rPr>
        <w:t>used</w:t>
      </w:r>
      <w:r w:rsidR="006730FD">
        <w:rPr>
          <w:rFonts w:ascii="Times New Roman" w:eastAsia="Times New Roman" w:hAnsi="Times New Roman" w:cs="Times New Roman"/>
          <w:sz w:val="24"/>
          <w:szCs w:val="24"/>
        </w:rPr>
        <w:t xml:space="preserve"> to drive</w:t>
      </w:r>
      <w:r w:rsidR="00CF2CD1">
        <w:rPr>
          <w:rFonts w:ascii="Times New Roman" w:eastAsia="Times New Roman" w:hAnsi="Times New Roman" w:cs="Times New Roman"/>
          <w:sz w:val="24"/>
          <w:szCs w:val="24"/>
        </w:rPr>
        <w:t xml:space="preserve"> </w:t>
      </w:r>
      <w:r w:rsidR="00E8336F">
        <w:rPr>
          <w:rFonts w:ascii="Times New Roman" w:eastAsia="Times New Roman" w:hAnsi="Times New Roman" w:cs="Times New Roman"/>
          <w:sz w:val="24"/>
          <w:szCs w:val="24"/>
        </w:rPr>
        <w:t>the</w:t>
      </w:r>
      <w:r w:rsidR="006730FD">
        <w:rPr>
          <w:rFonts w:ascii="Times New Roman" w:eastAsia="Times New Roman" w:hAnsi="Times New Roman" w:cs="Times New Roman"/>
          <w:sz w:val="24"/>
          <w:szCs w:val="24"/>
        </w:rPr>
        <w:t xml:space="preserve"> choice. </w:t>
      </w:r>
      <w:r w:rsidR="001F3BCE" w:rsidRPr="00520629">
        <w:rPr>
          <w:rFonts w:ascii="Times New Roman" w:eastAsia="Times New Roman" w:hAnsi="Times New Roman" w:cs="Times New Roman"/>
          <w:sz w:val="24"/>
          <w:szCs w:val="24"/>
        </w:rPr>
        <w:t xml:space="preserve">It should be mentioned that </w:t>
      </w:r>
      <w:r w:rsidR="001F3BCE">
        <w:rPr>
          <w:rFonts w:ascii="Times New Roman" w:eastAsia="Times New Roman" w:hAnsi="Times New Roman" w:cs="Times New Roman"/>
          <w:sz w:val="24"/>
          <w:szCs w:val="24"/>
        </w:rPr>
        <w:t xml:space="preserve">despite </w:t>
      </w:r>
      <w:r w:rsidR="001F3BCE" w:rsidRPr="00520629">
        <w:rPr>
          <w:rFonts w:ascii="Times New Roman" w:eastAsia="Times New Roman" w:hAnsi="Times New Roman" w:cs="Times New Roman"/>
          <w:sz w:val="24"/>
          <w:szCs w:val="24"/>
        </w:rPr>
        <w:t>other mo</w:t>
      </w:r>
      <w:r w:rsidR="005C7725">
        <w:rPr>
          <w:rFonts w:ascii="Times New Roman" w:eastAsia="Times New Roman" w:hAnsi="Times New Roman" w:cs="Times New Roman"/>
          <w:sz w:val="24"/>
          <w:szCs w:val="24"/>
        </w:rPr>
        <w:t xml:space="preserve">st of </w:t>
      </w:r>
      <w:r w:rsidR="001F3BCE" w:rsidRPr="00520629">
        <w:rPr>
          <w:rFonts w:ascii="Times New Roman" w:eastAsia="Times New Roman" w:hAnsi="Times New Roman" w:cs="Times New Roman"/>
          <w:sz w:val="24"/>
          <w:szCs w:val="24"/>
        </w:rPr>
        <w:t xml:space="preserve">tasks in which the stimulus disappears during the delay period, in our task the stimulus is always present. But the stimulus drives the </w:t>
      </w:r>
      <w:r w:rsidR="005C7725">
        <w:rPr>
          <w:rFonts w:ascii="Times New Roman" w:eastAsia="Times New Roman" w:hAnsi="Times New Roman" w:cs="Times New Roman"/>
          <w:sz w:val="24"/>
          <w:szCs w:val="24"/>
        </w:rPr>
        <w:t>o</w:t>
      </w:r>
      <w:r w:rsidR="00992CE7">
        <w:rPr>
          <w:rFonts w:ascii="Times New Roman" w:eastAsia="Times New Roman" w:hAnsi="Times New Roman" w:cs="Times New Roman"/>
          <w:sz w:val="24"/>
          <w:szCs w:val="24"/>
        </w:rPr>
        <w:t>u</w:t>
      </w:r>
      <w:r w:rsidR="005C7725">
        <w:rPr>
          <w:rFonts w:ascii="Times New Roman" w:eastAsia="Times New Roman" w:hAnsi="Times New Roman" w:cs="Times New Roman"/>
          <w:sz w:val="24"/>
          <w:szCs w:val="24"/>
        </w:rPr>
        <w:t>tcome</w:t>
      </w:r>
      <w:r w:rsidR="001F3BCE" w:rsidRPr="00520629">
        <w:rPr>
          <w:rFonts w:ascii="Times New Roman" w:eastAsia="Times New Roman" w:hAnsi="Times New Roman" w:cs="Times New Roman"/>
          <w:sz w:val="24"/>
          <w:szCs w:val="24"/>
        </w:rPr>
        <w:t xml:space="preserve"> information, so it is possible that once the stimulus is identified, whether it disappears or remains on the screen makes no difference, since the information predicted by the stimulus soon takes its place.</w:t>
      </w:r>
    </w:p>
    <w:p w14:paraId="4C7D1059" w14:textId="13989856" w:rsidR="00FE301F" w:rsidRPr="00AF2787" w:rsidRDefault="00AA734C" w:rsidP="004E6673">
      <w:pPr>
        <w:shd w:val="clear" w:color="auto" w:fill="FFFFFF"/>
        <w:spacing w:after="0" w:line="480" w:lineRule="auto"/>
        <w:rPr>
          <w:rFonts w:ascii="Times New Roman" w:eastAsia="Times New Roman" w:hAnsi="Times New Roman" w:cs="Times New Roman"/>
          <w:sz w:val="24"/>
          <w:szCs w:val="24"/>
        </w:rPr>
      </w:pPr>
      <w:commentRangeStart w:id="104"/>
      <w:r>
        <w:rPr>
          <w:rFonts w:ascii="Times New Roman" w:eastAsia="Times New Roman" w:hAnsi="Times New Roman" w:cs="Times New Roman"/>
          <w:sz w:val="24"/>
          <w:szCs w:val="24"/>
        </w:rPr>
        <w:t xml:space="preserve">Most works on PFC suggested that neurons show a stable persistent activity when remembering a stimulus during a working memory task. </w:t>
      </w:r>
      <w:commentRangeEnd w:id="104"/>
      <w:r>
        <w:rPr>
          <w:rStyle w:val="CommentReference"/>
        </w:rPr>
        <w:commentReference w:id="104"/>
      </w:r>
      <w:r w:rsidR="00394EF0">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It</w:t>
      </w:r>
      <w:r w:rsidRPr="00AA734C">
        <w:rPr>
          <w:rFonts w:ascii="Times New Roman" w:eastAsia="Times New Roman" w:hAnsi="Times New Roman" w:cs="Times New Roman"/>
          <w:sz w:val="24"/>
          <w:szCs w:val="24"/>
        </w:rPr>
        <w:t xml:space="preserve"> is also known that this is not necessarily the case</w:t>
      </w:r>
      <w:r w:rsidR="00D37804">
        <w:rPr>
          <w:rFonts w:ascii="Times New Roman" w:eastAsia="Times New Roman" w:hAnsi="Times New Roman" w:cs="Times New Roman"/>
          <w:sz w:val="24"/>
          <w:szCs w:val="24"/>
        </w:rPr>
        <w:t xml:space="preserve">; </w:t>
      </w:r>
      <w:r w:rsidR="00F02A14" w:rsidRPr="00AA734C">
        <w:rPr>
          <w:rFonts w:ascii="Times New Roman" w:eastAsia="Times New Roman" w:hAnsi="Times New Roman" w:cs="Times New Roman"/>
          <w:sz w:val="24"/>
          <w:szCs w:val="24"/>
        </w:rPr>
        <w:t>indeed,</w:t>
      </w:r>
      <w:r w:rsidRPr="00AA734C">
        <w:rPr>
          <w:rFonts w:ascii="Times New Roman" w:eastAsia="Times New Roman" w:hAnsi="Times New Roman" w:cs="Times New Roman"/>
          <w:sz w:val="24"/>
          <w:szCs w:val="24"/>
        </w:rPr>
        <w:t xml:space="preserve"> neurons show much more dynamic patter</w:t>
      </w:r>
      <w:r w:rsidR="00D37804">
        <w:rPr>
          <w:rFonts w:ascii="Times New Roman" w:eastAsia="Times New Roman" w:hAnsi="Times New Roman" w:cs="Times New Roman"/>
          <w:sz w:val="24"/>
          <w:szCs w:val="24"/>
        </w:rPr>
        <w:t>ns of activity during delay period</w:t>
      </w:r>
      <w:r w:rsidR="00B10E70">
        <w:rPr>
          <w:rFonts w:ascii="Times New Roman" w:eastAsia="Times New Roman" w:hAnsi="Times New Roman" w:cs="Times New Roman"/>
          <w:sz w:val="24"/>
          <w:szCs w:val="24"/>
        </w:rPr>
        <w:t>,</w:t>
      </w:r>
      <w:r w:rsidR="00F02A14">
        <w:rPr>
          <w:rFonts w:ascii="Times New Roman" w:eastAsia="Times New Roman" w:hAnsi="Times New Roman" w:cs="Times New Roman"/>
          <w:sz w:val="24"/>
          <w:szCs w:val="24"/>
        </w:rPr>
        <w:t xml:space="preserve"> </w:t>
      </w:r>
      <w:r w:rsidR="00B10E70">
        <w:rPr>
          <w:rFonts w:ascii="Times New Roman" w:eastAsia="Times New Roman" w:hAnsi="Times New Roman" w:cs="Times New Roman"/>
          <w:sz w:val="24"/>
          <w:szCs w:val="24"/>
        </w:rPr>
        <w:t xml:space="preserve">just </w:t>
      </w:r>
      <w:r w:rsidR="00227272">
        <w:rPr>
          <w:rFonts w:ascii="Times New Roman" w:eastAsia="Times New Roman" w:hAnsi="Times New Roman" w:cs="Times New Roman"/>
          <w:sz w:val="24"/>
          <w:szCs w:val="24"/>
        </w:rPr>
        <w:t xml:space="preserve">as </w:t>
      </w:r>
      <w:r w:rsidR="00F02A14">
        <w:rPr>
          <w:rFonts w:ascii="Times New Roman" w:eastAsia="Times New Roman" w:hAnsi="Times New Roman" w:cs="Times New Roman"/>
          <w:sz w:val="24"/>
          <w:szCs w:val="24"/>
        </w:rPr>
        <w:t xml:space="preserve">we </w:t>
      </w:r>
      <w:r w:rsidR="00B10E70">
        <w:rPr>
          <w:rFonts w:ascii="Times New Roman" w:eastAsia="Times New Roman" w:hAnsi="Times New Roman" w:cs="Times New Roman"/>
          <w:sz w:val="24"/>
          <w:szCs w:val="24"/>
        </w:rPr>
        <w:t xml:space="preserve">have </w:t>
      </w:r>
      <w:r w:rsidR="00F02A14">
        <w:rPr>
          <w:rFonts w:ascii="Times New Roman" w:eastAsia="Times New Roman" w:hAnsi="Times New Roman" w:cs="Times New Roman"/>
          <w:sz w:val="24"/>
          <w:szCs w:val="24"/>
        </w:rPr>
        <w:t>found</w:t>
      </w:r>
      <w:r w:rsidR="00520629">
        <w:rPr>
          <w:rFonts w:ascii="Times New Roman" w:eastAsia="Times New Roman" w:hAnsi="Times New Roman" w:cs="Times New Roman"/>
          <w:sz w:val="24"/>
          <w:szCs w:val="24"/>
        </w:rPr>
        <w:t xml:space="preserve">. </w:t>
      </w:r>
      <w:r w:rsidR="00967BCB" w:rsidRPr="00967BCB">
        <w:rPr>
          <w:rFonts w:ascii="Times New Roman" w:eastAsia="Times New Roman" w:hAnsi="Times New Roman" w:cs="Times New Roman"/>
          <w:sz w:val="24"/>
          <w:szCs w:val="24"/>
        </w:rPr>
        <w:t>We also found that for most neurons the width of the time window of greatest activity is on the order of 100-400 ms.</w:t>
      </w:r>
      <w:r w:rsidR="00967BCB">
        <w:rPr>
          <w:rFonts w:ascii="Times New Roman" w:eastAsia="Times New Roman" w:hAnsi="Times New Roman" w:cs="Times New Roman"/>
          <w:sz w:val="24"/>
          <w:szCs w:val="24"/>
        </w:rPr>
        <w:t xml:space="preserve"> </w:t>
      </w:r>
      <w:r w:rsidR="004F3F24" w:rsidRPr="004F3F24">
        <w:rPr>
          <w:rFonts w:ascii="Times New Roman" w:eastAsia="Times New Roman" w:hAnsi="Times New Roman" w:cs="Times New Roman"/>
          <w:sz w:val="24"/>
          <w:szCs w:val="24"/>
        </w:rPr>
        <w:t>Few neurons showed a</w:t>
      </w:r>
      <w:r w:rsidR="00967BCB">
        <w:rPr>
          <w:rFonts w:ascii="Times New Roman" w:eastAsia="Times New Roman" w:hAnsi="Times New Roman" w:cs="Times New Roman"/>
          <w:sz w:val="24"/>
          <w:szCs w:val="24"/>
        </w:rPr>
        <w:t xml:space="preserve"> wider</w:t>
      </w:r>
      <w:r w:rsidR="004F3F24" w:rsidRPr="004F3F24">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window</w:t>
      </w:r>
      <w:r w:rsidR="004F3F24" w:rsidRPr="004F3F24">
        <w:rPr>
          <w:rFonts w:ascii="Times New Roman" w:eastAsia="Times New Roman" w:hAnsi="Times New Roman" w:cs="Times New Roman"/>
          <w:sz w:val="24"/>
          <w:szCs w:val="24"/>
        </w:rPr>
        <w:t>, over 400 ms</w:t>
      </w:r>
      <w:r w:rsidR="00AD3C6E">
        <w:rPr>
          <w:rFonts w:ascii="Times New Roman" w:eastAsia="Times New Roman" w:hAnsi="Times New Roman" w:cs="Times New Roman"/>
          <w:sz w:val="24"/>
          <w:szCs w:val="24"/>
        </w:rPr>
        <w:t xml:space="preserve"> that may be reminiscent of a persistent activity</w:t>
      </w:r>
      <w:r w:rsidR="004F3F24" w:rsidRPr="004F3F24">
        <w:rPr>
          <w:rFonts w:ascii="Times New Roman" w:eastAsia="Times New Roman" w:hAnsi="Times New Roman" w:cs="Times New Roman"/>
          <w:sz w:val="24"/>
          <w:szCs w:val="24"/>
        </w:rPr>
        <w:t>.</w:t>
      </w:r>
      <w:r w:rsidR="00605D87">
        <w:rPr>
          <w:rFonts w:ascii="Times New Roman" w:eastAsia="Times New Roman" w:hAnsi="Times New Roman" w:cs="Times New Roman"/>
          <w:sz w:val="24"/>
          <w:szCs w:val="24"/>
        </w:rPr>
        <w:t xml:space="preserve"> </w:t>
      </w:r>
      <w:r w:rsidR="00A74718" w:rsidRPr="00A74718">
        <w:rPr>
          <w:rFonts w:ascii="Times New Roman" w:eastAsia="Times New Roman" w:hAnsi="Times New Roman" w:cs="Times New Roman"/>
          <w:sz w:val="24"/>
          <w:szCs w:val="24"/>
        </w:rPr>
        <w:t xml:space="preserve">In this way, each neuron was </w:t>
      </w:r>
      <w:r w:rsidR="00394EF0">
        <w:rPr>
          <w:rFonts w:ascii="Times New Roman" w:eastAsia="Times New Roman" w:hAnsi="Times New Roman" w:cs="Times New Roman"/>
          <w:sz w:val="24"/>
          <w:szCs w:val="24"/>
        </w:rPr>
        <w:t>informative</w:t>
      </w:r>
      <w:r w:rsidR="00A74718" w:rsidRPr="00A74718">
        <w:rPr>
          <w:rFonts w:ascii="Times New Roman" w:eastAsia="Times New Roman" w:hAnsi="Times New Roman" w:cs="Times New Roman"/>
          <w:sz w:val="24"/>
          <w:szCs w:val="24"/>
        </w:rPr>
        <w:t xml:space="preserve"> mainly in a specific, relatively short time frame of the </w:t>
      </w:r>
      <w:r w:rsidR="00A74718">
        <w:rPr>
          <w:rFonts w:ascii="Times New Roman" w:eastAsia="Times New Roman" w:hAnsi="Times New Roman" w:cs="Times New Roman"/>
          <w:sz w:val="24"/>
          <w:szCs w:val="24"/>
        </w:rPr>
        <w:t>offering</w:t>
      </w:r>
      <w:r w:rsidR="00A74718" w:rsidRPr="00A74718">
        <w:rPr>
          <w:rFonts w:ascii="Times New Roman" w:eastAsia="Times New Roman" w:hAnsi="Times New Roman" w:cs="Times New Roman"/>
          <w:sz w:val="24"/>
          <w:szCs w:val="24"/>
        </w:rPr>
        <w:t xml:space="preserve"> period, so that its sequential activation made the signal persist over time.</w:t>
      </w:r>
      <w:r w:rsidR="00A74718">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This type of activity</w:t>
      </w:r>
      <w:r w:rsidR="00D05E2B">
        <w:rPr>
          <w:rFonts w:ascii="Times New Roman" w:eastAsia="Times New Roman" w:hAnsi="Times New Roman" w:cs="Times New Roman"/>
          <w:sz w:val="24"/>
          <w:szCs w:val="24"/>
        </w:rPr>
        <w:t xml:space="preserve"> </w:t>
      </w:r>
      <w:r w:rsidR="005A102A">
        <w:rPr>
          <w:rFonts w:ascii="Times New Roman" w:eastAsia="Times New Roman" w:hAnsi="Times New Roman" w:cs="Times New Roman"/>
          <w:sz w:val="24"/>
          <w:szCs w:val="24"/>
        </w:rPr>
        <w:t>was</w:t>
      </w:r>
      <w:r w:rsidR="00120B20">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 xml:space="preserve">previously </w:t>
      </w:r>
      <w:r w:rsidR="0048766B">
        <w:rPr>
          <w:rFonts w:ascii="Times New Roman" w:eastAsia="Times New Roman" w:hAnsi="Times New Roman" w:cs="Times New Roman"/>
          <w:sz w:val="24"/>
          <w:szCs w:val="24"/>
        </w:rPr>
        <w:t>suggested</w:t>
      </w:r>
      <w:r w:rsidR="000E3647">
        <w:rPr>
          <w:rFonts w:ascii="Times New Roman" w:eastAsia="Times New Roman" w:hAnsi="Times New Roman" w:cs="Times New Roman"/>
          <w:sz w:val="24"/>
          <w:szCs w:val="24"/>
        </w:rPr>
        <w:t xml:space="preserve"> </w:t>
      </w:r>
      <w:r w:rsidR="00120B20">
        <w:rPr>
          <w:rFonts w:ascii="Times New Roman" w:eastAsia="Times New Roman" w:hAnsi="Times New Roman" w:cs="Times New Roman"/>
          <w:sz w:val="24"/>
          <w:szCs w:val="24"/>
        </w:rPr>
        <w:t xml:space="preserve">by </w:t>
      </w:r>
      <w:commentRangeStart w:id="105"/>
      <w:r w:rsidR="00120B20">
        <w:rPr>
          <w:rFonts w:ascii="Times New Roman" w:eastAsia="Times New Roman" w:hAnsi="Times New Roman" w:cs="Times New Roman"/>
          <w:sz w:val="24"/>
          <w:szCs w:val="24"/>
        </w:rPr>
        <w:t>Batuev et al</w:t>
      </w:r>
      <w:r w:rsidR="008E7336">
        <w:rPr>
          <w:rFonts w:ascii="Times New Roman" w:eastAsia="Times New Roman" w:hAnsi="Times New Roman" w:cs="Times New Roman"/>
          <w:sz w:val="24"/>
          <w:szCs w:val="24"/>
        </w:rPr>
        <w:t>.</w:t>
      </w:r>
      <w:r w:rsidR="00120B20">
        <w:rPr>
          <w:rFonts w:ascii="Times New Roman" w:eastAsia="Times New Roman" w:hAnsi="Times New Roman" w:cs="Times New Roman"/>
          <w:sz w:val="24"/>
          <w:szCs w:val="24"/>
        </w:rPr>
        <w:t xml:space="preserve"> (1980)</w:t>
      </w:r>
      <w:r w:rsidR="005A102A">
        <w:rPr>
          <w:rFonts w:ascii="Times New Roman" w:eastAsia="Times New Roman" w:hAnsi="Times New Roman" w:cs="Times New Roman"/>
          <w:sz w:val="24"/>
          <w:szCs w:val="24"/>
        </w:rPr>
        <w:t xml:space="preserve"> </w:t>
      </w:r>
      <w:commentRangeEnd w:id="105"/>
      <w:r w:rsidR="005C7BFD">
        <w:rPr>
          <w:rStyle w:val="CommentReference"/>
        </w:rPr>
        <w:commentReference w:id="105"/>
      </w:r>
      <w:r w:rsidR="005A102A">
        <w:rPr>
          <w:rFonts w:ascii="Times New Roman" w:eastAsia="Times New Roman" w:hAnsi="Times New Roman" w:cs="Times New Roman"/>
          <w:sz w:val="24"/>
          <w:szCs w:val="24"/>
        </w:rPr>
        <w:t xml:space="preserve">as </w:t>
      </w:r>
      <w:r w:rsidR="00173BBA">
        <w:rPr>
          <w:rFonts w:ascii="Times New Roman" w:eastAsia="Times New Roman" w:hAnsi="Times New Roman" w:cs="Times New Roman"/>
          <w:sz w:val="24"/>
          <w:szCs w:val="24"/>
        </w:rPr>
        <w:t>a</w:t>
      </w:r>
      <w:r w:rsidR="00CD7F66">
        <w:rPr>
          <w:rFonts w:ascii="Times New Roman" w:eastAsia="Times New Roman" w:hAnsi="Times New Roman" w:cs="Times New Roman"/>
          <w:sz w:val="24"/>
          <w:szCs w:val="24"/>
        </w:rPr>
        <w:t xml:space="preserve"> mechanism</w:t>
      </w:r>
      <w:r w:rsidR="000E3647">
        <w:rPr>
          <w:rFonts w:ascii="Times New Roman" w:eastAsia="Times New Roman" w:hAnsi="Times New Roman" w:cs="Times New Roman"/>
          <w:sz w:val="24"/>
          <w:szCs w:val="24"/>
        </w:rPr>
        <w:t xml:space="preserve"> </w:t>
      </w:r>
      <w:r w:rsidR="00D74276">
        <w:rPr>
          <w:rFonts w:ascii="Times New Roman" w:eastAsia="Times New Roman" w:hAnsi="Times New Roman" w:cs="Times New Roman"/>
          <w:sz w:val="24"/>
          <w:szCs w:val="24"/>
        </w:rPr>
        <w:t>for</w:t>
      </w:r>
      <w:r w:rsidR="000E3647">
        <w:rPr>
          <w:rFonts w:ascii="Times New Roman" w:eastAsia="Times New Roman" w:hAnsi="Times New Roman" w:cs="Times New Roman"/>
          <w:sz w:val="24"/>
          <w:szCs w:val="24"/>
        </w:rPr>
        <w:t xml:space="preserve"> mediating working memory</w:t>
      </w:r>
      <w:r w:rsidR="00605D87">
        <w:rPr>
          <w:rFonts w:ascii="Times New Roman" w:eastAsia="Times New Roman" w:hAnsi="Times New Roman" w:cs="Times New Roman"/>
          <w:sz w:val="24"/>
          <w:szCs w:val="24"/>
        </w:rPr>
        <w:t xml:space="preserve">. </w:t>
      </w:r>
      <w:r w:rsidR="00CA382B">
        <w:rPr>
          <w:rFonts w:ascii="Times New Roman" w:eastAsia="Times New Roman" w:hAnsi="Times New Roman" w:cs="Times New Roman"/>
          <w:sz w:val="24"/>
          <w:szCs w:val="24"/>
        </w:rPr>
        <w:t>C</w:t>
      </w:r>
      <w:r w:rsidR="00CA382B" w:rsidRPr="00CA382B">
        <w:rPr>
          <w:rFonts w:ascii="Times New Roman" w:eastAsia="Times New Roman" w:hAnsi="Times New Roman" w:cs="Times New Roman"/>
          <w:sz w:val="24"/>
          <w:szCs w:val="24"/>
        </w:rPr>
        <w:t>ellular assembly sequences are predictive of behavioral outcomes</w:t>
      </w:r>
      <w:r w:rsidR="00CA382B">
        <w:rPr>
          <w:rFonts w:ascii="Times New Roman" w:eastAsia="Times New Roman" w:hAnsi="Times New Roman" w:cs="Times New Roman"/>
          <w:sz w:val="24"/>
          <w:szCs w:val="24"/>
        </w:rPr>
        <w:t xml:space="preserve"> in rats (Pastalkova et al., 2008), and s</w:t>
      </w:r>
      <w:r w:rsidR="00CF51D7">
        <w:rPr>
          <w:rFonts w:ascii="Times New Roman" w:eastAsia="Times New Roman" w:hAnsi="Times New Roman" w:cs="Times New Roman"/>
          <w:sz w:val="24"/>
          <w:szCs w:val="24"/>
        </w:rPr>
        <w:t xml:space="preserve">equential activation of neurons </w:t>
      </w:r>
      <w:r w:rsidR="00AC05E2">
        <w:rPr>
          <w:rFonts w:ascii="Times New Roman" w:eastAsia="Times New Roman" w:hAnsi="Times New Roman" w:cs="Times New Roman"/>
          <w:sz w:val="24"/>
          <w:szCs w:val="24"/>
        </w:rPr>
        <w:t xml:space="preserve">was also observed in other brain areas </w:t>
      </w:r>
      <w:r w:rsidR="003641D0">
        <w:rPr>
          <w:rFonts w:ascii="Times New Roman" w:eastAsia="Times New Roman" w:hAnsi="Times New Roman" w:cs="Times New Roman"/>
          <w:sz w:val="24"/>
          <w:szCs w:val="24"/>
        </w:rPr>
        <w:t xml:space="preserve">not merely involved in working memory process, </w:t>
      </w:r>
      <w:r w:rsidR="00AC05E2">
        <w:rPr>
          <w:rFonts w:ascii="Times New Roman" w:eastAsia="Times New Roman" w:hAnsi="Times New Roman" w:cs="Times New Roman"/>
          <w:sz w:val="24"/>
          <w:szCs w:val="24"/>
        </w:rPr>
        <w:t xml:space="preserve">such as the </w:t>
      </w:r>
      <w:r w:rsidR="00E35061">
        <w:rPr>
          <w:rFonts w:ascii="Times New Roman" w:eastAsia="Times New Roman" w:hAnsi="Times New Roman" w:cs="Times New Roman"/>
          <w:sz w:val="24"/>
          <w:szCs w:val="24"/>
        </w:rPr>
        <w:t xml:space="preserve">monkey </w:t>
      </w:r>
      <w:r w:rsidR="00E5245F" w:rsidRPr="00AF2787">
        <w:rPr>
          <w:rFonts w:ascii="Times New Roman" w:eastAsia="Times New Roman" w:hAnsi="Times New Roman" w:cs="Times New Roman"/>
          <w:sz w:val="24"/>
          <w:szCs w:val="24"/>
        </w:rPr>
        <w:t>superior colliculus</w:t>
      </w:r>
      <w:r w:rsidR="00493EA3">
        <w:rPr>
          <w:rFonts w:ascii="Times New Roman" w:eastAsia="Times New Roman" w:hAnsi="Times New Roman" w:cs="Times New Roman"/>
          <w:sz w:val="24"/>
          <w:szCs w:val="24"/>
        </w:rPr>
        <w:t xml:space="preserve"> to</w:t>
      </w:r>
      <w:r w:rsidR="00E5245F" w:rsidRPr="00AF2787">
        <w:rPr>
          <w:rFonts w:ascii="Times New Roman" w:eastAsia="Times New Roman" w:hAnsi="Times New Roman" w:cs="Times New Roman"/>
          <w:sz w:val="24"/>
          <w:szCs w:val="24"/>
        </w:rPr>
        <w:t xml:space="preserve"> </w:t>
      </w:r>
      <w:r w:rsidR="00F92A1B" w:rsidRPr="00AF2787">
        <w:rPr>
          <w:rFonts w:ascii="Times New Roman" w:eastAsia="Times New Roman" w:hAnsi="Times New Roman" w:cs="Times New Roman"/>
          <w:sz w:val="24"/>
          <w:szCs w:val="24"/>
        </w:rPr>
        <w:t>predict</w:t>
      </w:r>
      <w:r w:rsidR="00493EA3">
        <w:rPr>
          <w:rFonts w:ascii="Times New Roman" w:eastAsia="Times New Roman" w:hAnsi="Times New Roman" w:cs="Times New Roman"/>
          <w:sz w:val="24"/>
          <w:szCs w:val="24"/>
        </w:rPr>
        <w:t xml:space="preserve"> </w:t>
      </w:r>
      <w:r w:rsidR="00E5245F" w:rsidRPr="00AF2787">
        <w:rPr>
          <w:rFonts w:ascii="Times New Roman" w:eastAsia="Times New Roman" w:hAnsi="Times New Roman" w:cs="Times New Roman"/>
          <w:sz w:val="24"/>
          <w:szCs w:val="24"/>
        </w:rPr>
        <w:t>saccades curvature (</w:t>
      </w:r>
      <w:commentRangeStart w:id="106"/>
      <w:r w:rsidR="00E5245F" w:rsidRPr="00AF2787">
        <w:rPr>
          <w:rFonts w:ascii="Times New Roman" w:hAnsi="Times New Roman" w:cs="Times New Roman"/>
          <w:color w:val="1F1F1F"/>
          <w:sz w:val="24"/>
          <w:szCs w:val="24"/>
        </w:rPr>
        <w:fldChar w:fldCharType="begin"/>
      </w:r>
      <w:r w:rsidR="00E5245F" w:rsidRPr="00AF2787">
        <w:rPr>
          <w:rFonts w:ascii="Times New Roman" w:hAnsi="Times New Roman" w:cs="Times New Roman"/>
          <w:color w:val="1F1F1F"/>
          <w:sz w:val="24"/>
          <w:szCs w:val="24"/>
        </w:rPr>
        <w:instrText xml:space="preserve"> HYPERLINK "https://journals.physiology.org/doi/full/10.1152/jn.01151.2002" \o "Nicholas L. Port" </w:instrText>
      </w:r>
      <w:r w:rsidR="00E5245F" w:rsidRPr="00AF2787">
        <w:rPr>
          <w:rFonts w:ascii="Times New Roman" w:hAnsi="Times New Roman" w:cs="Times New Roman"/>
          <w:color w:val="1F1F1F"/>
          <w:sz w:val="24"/>
          <w:szCs w:val="24"/>
        </w:rPr>
      </w:r>
      <w:r w:rsidR="00E5245F" w:rsidRPr="00AF2787">
        <w:rPr>
          <w:rFonts w:ascii="Times New Roman" w:hAnsi="Times New Roman" w:cs="Times New Roman"/>
          <w:color w:val="1F1F1F"/>
          <w:sz w:val="24"/>
          <w:szCs w:val="24"/>
        </w:rPr>
        <w:fldChar w:fldCharType="separate"/>
      </w:r>
      <w:r w:rsidR="00E5245F" w:rsidRPr="00AF2787">
        <w:rPr>
          <w:rStyle w:val="Hyperlink"/>
          <w:rFonts w:ascii="Times New Roman" w:hAnsi="Times New Roman" w:cs="Times New Roman"/>
          <w:color w:val="1F1F1F"/>
          <w:sz w:val="24"/>
          <w:szCs w:val="24"/>
        </w:rPr>
        <w:t>Nicholas L. Port</w:t>
      </w:r>
      <w:r w:rsidR="00E5245F" w:rsidRPr="00AF2787">
        <w:rPr>
          <w:rFonts w:ascii="Times New Roman" w:hAnsi="Times New Roman" w:cs="Times New Roman"/>
          <w:color w:val="1F1F1F"/>
          <w:sz w:val="24"/>
          <w:szCs w:val="24"/>
        </w:rPr>
        <w:fldChar w:fldCharType="end"/>
      </w:r>
      <w:r w:rsidR="00E5245F" w:rsidRPr="00AF2787">
        <w:rPr>
          <w:rFonts w:ascii="Times New Roman" w:hAnsi="Times New Roman" w:cs="Times New Roman"/>
          <w:color w:val="1F1F1F"/>
          <w:sz w:val="24"/>
          <w:szCs w:val="24"/>
          <w:shd w:val="clear" w:color="auto" w:fill="FFFFFF"/>
        </w:rPr>
        <w:t>, and </w:t>
      </w:r>
      <w:hyperlink r:id="rId17" w:tooltip="Robert H. Wurtz" w:history="1">
        <w:r w:rsidR="00E5245F" w:rsidRPr="00AF2787">
          <w:rPr>
            <w:rStyle w:val="Hyperlink"/>
            <w:rFonts w:ascii="Times New Roman" w:hAnsi="Times New Roman" w:cs="Times New Roman"/>
            <w:color w:val="1F1F1F"/>
            <w:sz w:val="24"/>
            <w:szCs w:val="24"/>
          </w:rPr>
          <w:t>Robert H. Wurtz</w:t>
        </w:r>
      </w:hyperlink>
      <w:r w:rsidR="00E5245F" w:rsidRPr="00AF2787">
        <w:rPr>
          <w:rFonts w:ascii="Times New Roman" w:hAnsi="Times New Roman" w:cs="Times New Roman"/>
          <w:color w:val="1F1F1F"/>
          <w:sz w:val="24"/>
          <w:szCs w:val="24"/>
        </w:rPr>
        <w:t>, 2003</w:t>
      </w:r>
      <w:r w:rsidR="00E5245F" w:rsidRPr="00AF2787">
        <w:rPr>
          <w:rFonts w:ascii="Times New Roman" w:eastAsia="Times New Roman" w:hAnsi="Times New Roman" w:cs="Times New Roman"/>
          <w:sz w:val="24"/>
          <w:szCs w:val="24"/>
        </w:rPr>
        <w:t>)</w:t>
      </w:r>
      <w:commentRangeEnd w:id="106"/>
      <w:r w:rsidR="00E5245F" w:rsidRPr="00AF2787">
        <w:rPr>
          <w:rStyle w:val="CommentReference"/>
          <w:rFonts w:ascii="Times New Roman" w:hAnsi="Times New Roman" w:cs="Times New Roman"/>
          <w:sz w:val="24"/>
          <w:szCs w:val="24"/>
        </w:rPr>
        <w:commentReference w:id="106"/>
      </w:r>
      <w:r w:rsidR="00C410B7" w:rsidRPr="00AF2787">
        <w:rPr>
          <w:rFonts w:ascii="Times New Roman" w:eastAsia="Times New Roman" w:hAnsi="Times New Roman" w:cs="Times New Roman"/>
          <w:sz w:val="24"/>
          <w:szCs w:val="24"/>
        </w:rPr>
        <w:t xml:space="preserve">, and </w:t>
      </w:r>
      <w:r w:rsidR="00AC05E2">
        <w:rPr>
          <w:rFonts w:ascii="Times New Roman" w:eastAsia="Times New Roman" w:hAnsi="Times New Roman" w:cs="Times New Roman"/>
          <w:sz w:val="24"/>
          <w:szCs w:val="24"/>
        </w:rPr>
        <w:t>cats</w:t>
      </w:r>
      <w:r w:rsidR="00E5245F" w:rsidRPr="00AF2787">
        <w:rPr>
          <w:rFonts w:ascii="Times New Roman" w:eastAsia="Times New Roman" w:hAnsi="Times New Roman" w:cs="Times New Roman"/>
          <w:sz w:val="24"/>
          <w:szCs w:val="24"/>
        </w:rPr>
        <w:t xml:space="preserve"> </w:t>
      </w:r>
      <w:r w:rsidR="00AC05E2">
        <w:rPr>
          <w:rFonts w:ascii="Times New Roman" w:eastAsia="Times New Roman" w:hAnsi="Times New Roman" w:cs="Times New Roman"/>
          <w:sz w:val="24"/>
          <w:szCs w:val="24"/>
        </w:rPr>
        <w:t>premotor cortex</w:t>
      </w:r>
      <w:r w:rsidR="00CD41E6">
        <w:rPr>
          <w:rFonts w:ascii="Times New Roman" w:eastAsia="Times New Roman" w:hAnsi="Times New Roman" w:cs="Times New Roman"/>
          <w:sz w:val="24"/>
          <w:szCs w:val="24"/>
        </w:rPr>
        <w:t xml:space="preserve"> for </w:t>
      </w:r>
      <w:r w:rsidR="0048766B">
        <w:rPr>
          <w:rFonts w:ascii="Times New Roman" w:eastAsia="Times New Roman" w:hAnsi="Times New Roman" w:cs="Times New Roman"/>
          <w:sz w:val="24"/>
          <w:szCs w:val="24"/>
        </w:rPr>
        <w:t xml:space="preserve">intralimb </w:t>
      </w:r>
      <w:r w:rsidR="00CD41E6">
        <w:rPr>
          <w:rFonts w:ascii="Times New Roman" w:eastAsia="Times New Roman" w:hAnsi="Times New Roman" w:cs="Times New Roman"/>
          <w:sz w:val="24"/>
          <w:szCs w:val="24"/>
        </w:rPr>
        <w:t>coordinat</w:t>
      </w:r>
      <w:r w:rsidR="0048766B">
        <w:rPr>
          <w:rFonts w:ascii="Times New Roman" w:eastAsia="Times New Roman" w:hAnsi="Times New Roman" w:cs="Times New Roman"/>
          <w:sz w:val="24"/>
          <w:szCs w:val="24"/>
        </w:rPr>
        <w:t xml:space="preserve">ion of the limb during </w:t>
      </w:r>
      <w:commentRangeStart w:id="107"/>
      <w:r w:rsidR="0048766B">
        <w:rPr>
          <w:rFonts w:ascii="Times New Roman" w:eastAsia="Times New Roman" w:hAnsi="Times New Roman" w:cs="Times New Roman"/>
          <w:sz w:val="24"/>
          <w:szCs w:val="24"/>
        </w:rPr>
        <w:t>reaching</w:t>
      </w:r>
      <w:commentRangeEnd w:id="107"/>
      <w:r w:rsidR="00A63994">
        <w:rPr>
          <w:rStyle w:val="CommentReference"/>
        </w:rPr>
        <w:commentReference w:id="107"/>
      </w:r>
      <w:r w:rsidR="0048766B">
        <w:rPr>
          <w:rFonts w:ascii="Times New Roman" w:eastAsia="Times New Roman" w:hAnsi="Times New Roman" w:cs="Times New Roman"/>
          <w:sz w:val="24"/>
          <w:szCs w:val="24"/>
        </w:rPr>
        <w:t xml:space="preserve"> (</w:t>
      </w:r>
      <w:r w:rsidR="003641D0">
        <w:rPr>
          <w:rFonts w:ascii="Times New Roman" w:eastAsia="Times New Roman" w:hAnsi="Times New Roman" w:cs="Times New Roman"/>
          <w:sz w:val="24"/>
          <w:szCs w:val="24"/>
        </w:rPr>
        <w:t>Yakovenko et al., 2011</w:t>
      </w:r>
      <w:r w:rsidR="0048766B">
        <w:rPr>
          <w:rFonts w:ascii="Times New Roman" w:eastAsia="Times New Roman" w:hAnsi="Times New Roman" w:cs="Times New Roman"/>
          <w:sz w:val="24"/>
          <w:szCs w:val="24"/>
        </w:rPr>
        <w:t xml:space="preserve">). </w:t>
      </w:r>
    </w:p>
    <w:p w14:paraId="7E6D17E5" w14:textId="04D3E666" w:rsidR="008525A6" w:rsidRPr="00665BE8" w:rsidRDefault="0023484E" w:rsidP="00665BE8">
      <w:pPr>
        <w:spacing w:after="0" w:line="480" w:lineRule="auto"/>
        <w:ind w:firstLine="426"/>
        <w:rPr>
          <w:rFonts w:ascii="Times New Roman" w:eastAsia="Times New Roman" w:hAnsi="Times New Roman" w:cs="Times New Roman"/>
          <w:b/>
          <w:bCs/>
          <w:sz w:val="24"/>
          <w:szCs w:val="24"/>
        </w:rPr>
      </w:pPr>
      <w:r w:rsidRPr="00AF2787">
        <w:rPr>
          <w:rFonts w:ascii="Times New Roman" w:eastAsia="Times New Roman" w:hAnsi="Times New Roman" w:cs="Times New Roman"/>
          <w:sz w:val="24"/>
          <w:szCs w:val="24"/>
        </w:rPr>
        <w:t>The principal component analys</w:t>
      </w:r>
      <w:r w:rsidR="004B5072" w:rsidRPr="00AF2787">
        <w:rPr>
          <w:rFonts w:ascii="Times New Roman" w:eastAsia="Times New Roman" w:hAnsi="Times New Roman" w:cs="Times New Roman"/>
          <w:sz w:val="24"/>
          <w:szCs w:val="24"/>
        </w:rPr>
        <w:t>i</w:t>
      </w:r>
      <w:r w:rsidRPr="00AF2787">
        <w:rPr>
          <w:rFonts w:ascii="Times New Roman" w:eastAsia="Times New Roman" w:hAnsi="Times New Roman" w:cs="Times New Roman"/>
          <w:sz w:val="24"/>
          <w:szCs w:val="24"/>
        </w:rPr>
        <w:t xml:space="preserve">s revealed that the most information about the </w:t>
      </w:r>
      <w:r w:rsidR="00956EB3" w:rsidRPr="00AF2787">
        <w:rPr>
          <w:rFonts w:ascii="Times New Roman" w:eastAsia="Times New Roman" w:hAnsi="Times New Roman" w:cs="Times New Roman"/>
          <w:sz w:val="24"/>
          <w:szCs w:val="24"/>
        </w:rPr>
        <w:t xml:space="preserve">outcome </w:t>
      </w:r>
      <w:r w:rsidRPr="00AF2787">
        <w:rPr>
          <w:rFonts w:ascii="Times New Roman" w:eastAsia="Times New Roman" w:hAnsi="Times New Roman" w:cs="Times New Roman"/>
          <w:sz w:val="24"/>
          <w:szCs w:val="24"/>
        </w:rPr>
        <w:t>driven by the visual cue, expressed as percent of variance explained, was carried mostly</w:t>
      </w:r>
      <w:r>
        <w:rPr>
          <w:rFonts w:ascii="Times New Roman" w:eastAsia="Times New Roman" w:hAnsi="Times New Roman" w:cs="Times New Roman"/>
          <w:sz w:val="24"/>
          <w:szCs w:val="24"/>
        </w:rPr>
        <w:t xml:space="preserve"> by spike count</w:t>
      </w:r>
      <w:r w:rsidR="00956EB3">
        <w:rPr>
          <w:rFonts w:ascii="Times New Roman" w:eastAsia="Times New Roman" w:hAnsi="Times New Roman" w:cs="Times New Roman"/>
          <w:sz w:val="24"/>
          <w:szCs w:val="24"/>
        </w:rPr>
        <w:t>, here by the coefficient of PC1. S</w:t>
      </w:r>
      <w:r>
        <w:rPr>
          <w:rFonts w:ascii="Times New Roman" w:eastAsia="Times New Roman" w:hAnsi="Times New Roman" w:cs="Times New Roman"/>
          <w:sz w:val="24"/>
          <w:szCs w:val="24"/>
        </w:rPr>
        <w:t xml:space="preserve">ome further information </w:t>
      </w:r>
      <w:r w:rsidR="00ED7148">
        <w:rPr>
          <w:rFonts w:ascii="Times New Roman" w:eastAsia="Times New Roman" w:hAnsi="Times New Roman" w:cs="Times New Roman"/>
          <w:sz w:val="24"/>
          <w:szCs w:val="24"/>
        </w:rPr>
        <w:t xml:space="preserve">was </w:t>
      </w:r>
      <w:r w:rsidR="00956EB3">
        <w:rPr>
          <w:rFonts w:ascii="Times New Roman" w:eastAsia="Times New Roman" w:hAnsi="Times New Roman" w:cs="Times New Roman"/>
          <w:sz w:val="24"/>
          <w:szCs w:val="24"/>
        </w:rPr>
        <w:t xml:space="preserve">conveyed </w:t>
      </w:r>
      <w:r>
        <w:rPr>
          <w:rFonts w:ascii="Times New Roman" w:eastAsia="Times New Roman" w:hAnsi="Times New Roman" w:cs="Times New Roman"/>
          <w:sz w:val="24"/>
          <w:szCs w:val="24"/>
        </w:rPr>
        <w:t xml:space="preserve">by the </w:t>
      </w:r>
      <w:r>
        <w:rPr>
          <w:rFonts w:ascii="Times New Roman" w:eastAsia="Times New Roman" w:hAnsi="Times New Roman" w:cs="Times New Roman"/>
          <w:sz w:val="24"/>
          <w:szCs w:val="24"/>
        </w:rPr>
        <w:lastRenderedPageBreak/>
        <w:t xml:space="preserve">timing of the spikes, </w:t>
      </w:r>
      <w:r w:rsidR="00652789">
        <w:rPr>
          <w:rFonts w:ascii="Times New Roman" w:eastAsia="Times New Roman" w:hAnsi="Times New Roman" w:cs="Times New Roman"/>
          <w:sz w:val="24"/>
          <w:szCs w:val="24"/>
        </w:rPr>
        <w:t xml:space="preserve">here </w:t>
      </w:r>
      <w:r>
        <w:rPr>
          <w:rFonts w:ascii="Times New Roman" w:eastAsia="Times New Roman" w:hAnsi="Times New Roman" w:cs="Times New Roman"/>
          <w:sz w:val="24"/>
          <w:szCs w:val="24"/>
        </w:rPr>
        <w:t xml:space="preserve">represented by the coefficient of PC2. We then asked </w:t>
      </w:r>
      <w:r w:rsidR="00B50782">
        <w:rPr>
          <w:rFonts w:ascii="Times New Roman" w:eastAsia="Times New Roman" w:hAnsi="Times New Roman" w:cs="Times New Roman"/>
          <w:sz w:val="24"/>
          <w:szCs w:val="24"/>
        </w:rPr>
        <w:t>whether there</w:t>
      </w:r>
      <w:r>
        <w:rPr>
          <w:rFonts w:ascii="Times New Roman" w:eastAsia="Times New Roman" w:hAnsi="Times New Roman" w:cs="Times New Roman"/>
          <w:sz w:val="24"/>
          <w:szCs w:val="24"/>
        </w:rPr>
        <w:t xml:space="preserve"> was a critical temporal window in which shuffling the spike-timing</w:t>
      </w:r>
      <w:r w:rsidR="00845220">
        <w:rPr>
          <w:rFonts w:ascii="Times New Roman" w:eastAsia="Times New Roman" w:hAnsi="Times New Roman" w:cs="Times New Roman"/>
          <w:sz w:val="24"/>
          <w:szCs w:val="24"/>
        </w:rPr>
        <w:t>, w</w:t>
      </w:r>
      <w:r w:rsidR="00845220" w:rsidRPr="00845220">
        <w:rPr>
          <w:rFonts w:ascii="Times New Roman" w:eastAsia="Times New Roman" w:hAnsi="Times New Roman" w:cs="Times New Roman"/>
          <w:sz w:val="24"/>
          <w:szCs w:val="24"/>
        </w:rPr>
        <w:t xml:space="preserve">ithout interfering with the </w:t>
      </w:r>
      <w:r w:rsidR="00845220">
        <w:rPr>
          <w:rFonts w:ascii="Times New Roman" w:eastAsia="Times New Roman" w:hAnsi="Times New Roman" w:cs="Times New Roman"/>
          <w:sz w:val="24"/>
          <w:szCs w:val="24"/>
        </w:rPr>
        <w:t xml:space="preserve">total </w:t>
      </w:r>
      <w:r w:rsidR="00845220" w:rsidRPr="00845220">
        <w:rPr>
          <w:rFonts w:ascii="Times New Roman" w:eastAsia="Times New Roman" w:hAnsi="Times New Roman" w:cs="Times New Roman"/>
          <w:sz w:val="24"/>
          <w:szCs w:val="24"/>
        </w:rPr>
        <w:t>spikes count</w:t>
      </w:r>
      <w:r w:rsidR="0084522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would have caused </w:t>
      </w:r>
      <w:r w:rsidR="00992CE7">
        <w:rPr>
          <w:rFonts w:ascii="Times New Roman" w:eastAsia="Times New Roman" w:hAnsi="Times New Roman" w:cs="Times New Roman"/>
          <w:sz w:val="24"/>
          <w:szCs w:val="24"/>
        </w:rPr>
        <w:t xml:space="preserve">alteration of the </w:t>
      </w:r>
      <w:r>
        <w:rPr>
          <w:rFonts w:ascii="Times New Roman" w:eastAsia="Times New Roman" w:hAnsi="Times New Roman" w:cs="Times New Roman"/>
          <w:sz w:val="24"/>
          <w:szCs w:val="24"/>
        </w:rPr>
        <w:t>the spike pattern and th</w:t>
      </w:r>
      <w:r w:rsidR="00992CE7">
        <w:rPr>
          <w:rFonts w:ascii="Times New Roman" w:eastAsia="Times New Roman" w:hAnsi="Times New Roman" w:cs="Times New Roman"/>
          <w:sz w:val="24"/>
          <w:szCs w:val="24"/>
        </w:rPr>
        <w:t>us</w:t>
      </w:r>
      <w:r>
        <w:rPr>
          <w:rFonts w:ascii="Times New Roman" w:eastAsia="Times New Roman" w:hAnsi="Times New Roman" w:cs="Times New Roman"/>
          <w:sz w:val="24"/>
          <w:szCs w:val="24"/>
        </w:rPr>
        <w:t xml:space="preserve"> cortical processing (see Methods). </w:t>
      </w:r>
      <w:r w:rsidR="00992CE7" w:rsidRPr="00992CE7">
        <w:rPr>
          <w:rFonts w:ascii="Times New Roman" w:eastAsia="Times New Roman" w:hAnsi="Times New Roman" w:cs="Times New Roman"/>
          <w:sz w:val="24"/>
          <w:szCs w:val="24"/>
        </w:rPr>
        <w:t xml:space="preserve">We found that only when using a jitter window of width greater than 200 ms was the percentage of variance explained by PC2 reduced </w:t>
      </w:r>
      <w:r w:rsidRPr="00665BE8">
        <w:rPr>
          <w:rFonts w:ascii="Times New Roman" w:eastAsia="Times New Roman" w:hAnsi="Times New Roman" w:cs="Times New Roman"/>
          <w:sz w:val="24"/>
          <w:szCs w:val="24"/>
        </w:rPr>
        <w:t>(Fig. S1)</w:t>
      </w:r>
      <w:r w:rsidR="00B50782" w:rsidRPr="00665BE8">
        <w:rPr>
          <w:rFonts w:ascii="Times New Roman" w:eastAsia="Times New Roman" w:hAnsi="Times New Roman" w:cs="Times New Roman"/>
          <w:sz w:val="24"/>
          <w:szCs w:val="24"/>
        </w:rPr>
        <w:t>.</w:t>
      </w:r>
      <w:r w:rsidRPr="00665BE8">
        <w:rPr>
          <w:rFonts w:ascii="Times New Roman" w:eastAsia="Times New Roman" w:hAnsi="Times New Roman" w:cs="Times New Roman"/>
          <w:sz w:val="24"/>
          <w:szCs w:val="24"/>
        </w:rPr>
        <w:t xml:space="preserve"> This means </w:t>
      </w:r>
      <w:r w:rsidR="00B50782" w:rsidRPr="00665BE8">
        <w:rPr>
          <w:rFonts w:ascii="Times New Roman" w:eastAsia="Times New Roman" w:hAnsi="Times New Roman" w:cs="Times New Roman"/>
          <w:sz w:val="24"/>
          <w:szCs w:val="24"/>
        </w:rPr>
        <w:t xml:space="preserve">that </w:t>
      </w:r>
      <w:r w:rsidR="00C121F4" w:rsidRPr="00665BE8">
        <w:rPr>
          <w:rFonts w:ascii="Times New Roman" w:eastAsia="Times New Roman" w:hAnsi="Times New Roman" w:cs="Times New Roman"/>
          <w:sz w:val="24"/>
          <w:szCs w:val="24"/>
        </w:rPr>
        <w:t xml:space="preserve">spike </w:t>
      </w:r>
      <w:r w:rsidR="00B50782" w:rsidRPr="00665BE8">
        <w:rPr>
          <w:rFonts w:ascii="Times New Roman" w:eastAsia="Times New Roman" w:hAnsi="Times New Roman" w:cs="Times New Roman"/>
          <w:sz w:val="24"/>
          <w:szCs w:val="24"/>
        </w:rPr>
        <w:t xml:space="preserve">jitters </w:t>
      </w:r>
      <w:r w:rsidRPr="00665BE8">
        <w:rPr>
          <w:rFonts w:ascii="Times New Roman" w:eastAsia="Times New Roman" w:hAnsi="Times New Roman" w:cs="Times New Roman"/>
          <w:sz w:val="24"/>
          <w:szCs w:val="24"/>
        </w:rPr>
        <w:t xml:space="preserve">beyond this </w:t>
      </w:r>
      <w:r w:rsidR="006F309A" w:rsidRPr="00665BE8">
        <w:rPr>
          <w:rFonts w:ascii="Times New Roman" w:eastAsia="Times New Roman" w:hAnsi="Times New Roman" w:cs="Times New Roman"/>
          <w:sz w:val="24"/>
          <w:szCs w:val="24"/>
        </w:rPr>
        <w:t>range</w:t>
      </w:r>
      <w:r w:rsidRPr="00665BE8">
        <w:rPr>
          <w:rFonts w:ascii="Times New Roman" w:eastAsia="Times New Roman" w:hAnsi="Times New Roman" w:cs="Times New Roman"/>
          <w:sz w:val="24"/>
          <w:szCs w:val="24"/>
        </w:rPr>
        <w:t xml:space="preserve"> </w:t>
      </w:r>
      <w:r w:rsidR="00291E06" w:rsidRPr="00665BE8">
        <w:rPr>
          <w:rFonts w:ascii="Times New Roman" w:eastAsia="Times New Roman" w:hAnsi="Times New Roman" w:cs="Times New Roman"/>
          <w:sz w:val="24"/>
          <w:szCs w:val="24"/>
        </w:rPr>
        <w:t xml:space="preserve">would </w:t>
      </w:r>
      <w:r w:rsidR="00C121F4" w:rsidRPr="00665BE8">
        <w:rPr>
          <w:rFonts w:ascii="Times New Roman" w:eastAsia="Times New Roman" w:hAnsi="Times New Roman" w:cs="Times New Roman"/>
          <w:sz w:val="24"/>
          <w:szCs w:val="24"/>
        </w:rPr>
        <w:t>affect</w:t>
      </w:r>
      <w:r w:rsidRPr="00665BE8">
        <w:rPr>
          <w:rFonts w:ascii="Times New Roman" w:eastAsia="Times New Roman" w:hAnsi="Times New Roman" w:cs="Times New Roman"/>
          <w:sz w:val="24"/>
          <w:szCs w:val="24"/>
        </w:rPr>
        <w:t xml:space="preserve"> the conveyed message, and thus PC2</w:t>
      </w:r>
      <w:r w:rsidR="008525A6" w:rsidRPr="00665BE8">
        <w:rPr>
          <w:rFonts w:ascii="Times New Roman" w:eastAsia="Times New Roman" w:hAnsi="Times New Roman" w:cs="Times New Roman"/>
          <w:sz w:val="24"/>
          <w:szCs w:val="24"/>
        </w:rPr>
        <w:t>, although the spike count remain</w:t>
      </w:r>
      <w:r w:rsidR="00344B8F" w:rsidRPr="00665BE8">
        <w:rPr>
          <w:rFonts w:ascii="Times New Roman" w:eastAsia="Times New Roman" w:hAnsi="Times New Roman" w:cs="Times New Roman"/>
          <w:sz w:val="24"/>
          <w:szCs w:val="24"/>
        </w:rPr>
        <w:t>ed</w:t>
      </w:r>
      <w:r w:rsidR="008525A6" w:rsidRPr="00665BE8">
        <w:rPr>
          <w:rFonts w:ascii="Times New Roman" w:eastAsia="Times New Roman" w:hAnsi="Times New Roman" w:cs="Times New Roman"/>
          <w:sz w:val="24"/>
          <w:szCs w:val="24"/>
        </w:rPr>
        <w:t xml:space="preserve"> the same</w:t>
      </w:r>
      <w:r w:rsidRPr="00665BE8">
        <w:rPr>
          <w:rFonts w:ascii="Times New Roman" w:eastAsia="Times New Roman" w:hAnsi="Times New Roman" w:cs="Times New Roman"/>
          <w:sz w:val="24"/>
          <w:szCs w:val="24"/>
        </w:rPr>
        <w:t xml:space="preserve">. </w:t>
      </w:r>
      <w:r w:rsidR="00B94619" w:rsidRPr="00665BE8">
        <w:rPr>
          <w:rFonts w:ascii="Times New Roman" w:eastAsia="Times New Roman" w:hAnsi="Times New Roman" w:cs="Times New Roman"/>
          <w:sz w:val="24"/>
          <w:szCs w:val="24"/>
        </w:rPr>
        <w:t>This</w:t>
      </w:r>
      <w:r w:rsidR="003759AB" w:rsidRPr="00665BE8">
        <w:rPr>
          <w:rFonts w:ascii="Times New Roman" w:eastAsia="Times New Roman" w:hAnsi="Times New Roman" w:cs="Times New Roman"/>
          <w:sz w:val="24"/>
          <w:szCs w:val="24"/>
        </w:rPr>
        <w:t xml:space="preserve"> result also shows that </w:t>
      </w:r>
      <w:r w:rsidR="00CF5014" w:rsidRPr="00665BE8">
        <w:rPr>
          <w:rFonts w:ascii="Times New Roman" w:eastAsia="Times New Roman" w:hAnsi="Times New Roman" w:cs="Times New Roman"/>
          <w:sz w:val="24"/>
          <w:szCs w:val="24"/>
        </w:rPr>
        <w:t xml:space="preserve">if the </w:t>
      </w:r>
      <w:r w:rsidR="003759AB" w:rsidRPr="00665BE8">
        <w:rPr>
          <w:rFonts w:ascii="Times New Roman" w:eastAsia="Times New Roman" w:hAnsi="Times New Roman" w:cs="Times New Roman"/>
          <w:sz w:val="24"/>
          <w:szCs w:val="24"/>
        </w:rPr>
        <w:t>spike occur</w:t>
      </w:r>
      <w:r w:rsidR="00CF5014" w:rsidRPr="00665BE8">
        <w:rPr>
          <w:rFonts w:ascii="Times New Roman" w:eastAsia="Times New Roman" w:hAnsi="Times New Roman" w:cs="Times New Roman"/>
          <w:sz w:val="24"/>
          <w:szCs w:val="24"/>
        </w:rPr>
        <w:t>s</w:t>
      </w:r>
      <w:r w:rsidR="003759AB" w:rsidRPr="00665BE8">
        <w:rPr>
          <w:rFonts w:ascii="Times New Roman" w:eastAsia="Times New Roman" w:hAnsi="Times New Roman" w:cs="Times New Roman"/>
          <w:sz w:val="24"/>
          <w:szCs w:val="24"/>
        </w:rPr>
        <w:t xml:space="preserve"> at any time within this time window</w:t>
      </w:r>
      <w:r w:rsidR="006F309A" w:rsidRPr="00665BE8">
        <w:rPr>
          <w:rFonts w:ascii="Times New Roman" w:eastAsia="Times New Roman" w:hAnsi="Times New Roman" w:cs="Times New Roman"/>
          <w:sz w:val="24"/>
          <w:szCs w:val="24"/>
        </w:rPr>
        <w:t xml:space="preserve"> (+-100 ms)</w:t>
      </w:r>
      <w:r w:rsidR="003759AB"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 xml:space="preserve">and </w:t>
      </w:r>
      <w:r w:rsidR="00EE77CD" w:rsidRPr="00665BE8">
        <w:rPr>
          <w:rFonts w:ascii="Times New Roman" w:eastAsia="Times New Roman" w:hAnsi="Times New Roman" w:cs="Times New Roman"/>
          <w:sz w:val="24"/>
          <w:szCs w:val="24"/>
        </w:rPr>
        <w:t>as long as</w:t>
      </w:r>
      <w:r w:rsidR="002912CE" w:rsidRPr="00665BE8">
        <w:rPr>
          <w:rFonts w:ascii="Times New Roman" w:eastAsia="Times New Roman" w:hAnsi="Times New Roman" w:cs="Times New Roman"/>
          <w:sz w:val="24"/>
          <w:szCs w:val="24"/>
        </w:rPr>
        <w:t xml:space="preserve"> </w:t>
      </w:r>
      <w:r w:rsidR="000C00F0" w:rsidRPr="00665BE8">
        <w:rPr>
          <w:rFonts w:ascii="Times New Roman" w:eastAsia="Times New Roman" w:hAnsi="Times New Roman" w:cs="Times New Roman"/>
          <w:sz w:val="24"/>
          <w:szCs w:val="24"/>
        </w:rPr>
        <w:t>the</w:t>
      </w:r>
      <w:r w:rsidR="00C121F4" w:rsidRPr="00665BE8">
        <w:rPr>
          <w:rFonts w:ascii="Times New Roman" w:eastAsia="Times New Roman" w:hAnsi="Times New Roman" w:cs="Times New Roman"/>
          <w:sz w:val="24"/>
          <w:szCs w:val="24"/>
        </w:rPr>
        <w:t xml:space="preserve"> final</w:t>
      </w:r>
      <w:r w:rsidR="000C00F0" w:rsidRPr="00665BE8">
        <w:rPr>
          <w:rFonts w:ascii="Times New Roman" w:eastAsia="Times New Roman" w:hAnsi="Times New Roman" w:cs="Times New Roman"/>
          <w:sz w:val="24"/>
          <w:szCs w:val="24"/>
        </w:rPr>
        <w:t xml:space="preserve"> spikes</w:t>
      </w:r>
      <w:r w:rsidR="00A26B47" w:rsidRPr="00665BE8">
        <w:rPr>
          <w:rFonts w:ascii="Times New Roman" w:eastAsia="Times New Roman" w:hAnsi="Times New Roman" w:cs="Times New Roman"/>
          <w:sz w:val="24"/>
          <w:szCs w:val="24"/>
        </w:rPr>
        <w:t xml:space="preserve"> count</w:t>
      </w:r>
      <w:r w:rsidR="000C00F0" w:rsidRPr="00665BE8">
        <w:rPr>
          <w:rFonts w:ascii="Times New Roman" w:eastAsia="Times New Roman" w:hAnsi="Times New Roman" w:cs="Times New Roman"/>
          <w:sz w:val="24"/>
          <w:szCs w:val="24"/>
        </w:rPr>
        <w:t xml:space="preserve"> is</w:t>
      </w:r>
      <w:r w:rsidR="00B807C6" w:rsidRPr="00665BE8">
        <w:rPr>
          <w:rFonts w:ascii="Times New Roman" w:eastAsia="Times New Roman" w:hAnsi="Times New Roman" w:cs="Times New Roman"/>
          <w:sz w:val="24"/>
          <w:szCs w:val="24"/>
        </w:rPr>
        <w:t xml:space="preserve"> the same, </w:t>
      </w:r>
      <w:r w:rsidR="00A26B47" w:rsidRPr="00665BE8">
        <w:rPr>
          <w:rFonts w:ascii="Times New Roman" w:eastAsia="Times New Roman" w:hAnsi="Times New Roman" w:cs="Times New Roman"/>
          <w:sz w:val="24"/>
          <w:szCs w:val="24"/>
        </w:rPr>
        <w:t>the</w:t>
      </w:r>
      <w:r w:rsidR="003759AB" w:rsidRPr="00665BE8">
        <w:rPr>
          <w:rFonts w:ascii="Times New Roman" w:eastAsia="Times New Roman" w:hAnsi="Times New Roman" w:cs="Times New Roman"/>
          <w:sz w:val="24"/>
          <w:szCs w:val="24"/>
        </w:rPr>
        <w:t xml:space="preserve"> </w:t>
      </w:r>
      <w:r w:rsidR="00A26B47" w:rsidRPr="00665BE8">
        <w:rPr>
          <w:rFonts w:ascii="Times New Roman" w:eastAsia="Times New Roman" w:hAnsi="Times New Roman" w:cs="Times New Roman"/>
          <w:sz w:val="24"/>
          <w:szCs w:val="24"/>
        </w:rPr>
        <w:t>conveyed information</w:t>
      </w:r>
      <w:r w:rsidR="003759AB" w:rsidRPr="00665BE8">
        <w:rPr>
          <w:rFonts w:ascii="Times New Roman" w:eastAsia="Times New Roman" w:hAnsi="Times New Roman" w:cs="Times New Roman"/>
          <w:sz w:val="24"/>
          <w:szCs w:val="24"/>
        </w:rPr>
        <w:t xml:space="preserve"> </w:t>
      </w:r>
      <w:r w:rsidR="00EE77CD" w:rsidRPr="00665BE8">
        <w:rPr>
          <w:rFonts w:ascii="Times New Roman" w:eastAsia="Times New Roman" w:hAnsi="Times New Roman" w:cs="Times New Roman"/>
          <w:sz w:val="24"/>
          <w:szCs w:val="24"/>
        </w:rPr>
        <w:t>should not be</w:t>
      </w:r>
      <w:r w:rsidR="00522FA0" w:rsidRPr="00665BE8">
        <w:rPr>
          <w:rFonts w:ascii="Times New Roman" w:eastAsia="Times New Roman" w:hAnsi="Times New Roman" w:cs="Times New Roman"/>
          <w:sz w:val="24"/>
          <w:szCs w:val="24"/>
        </w:rPr>
        <w:t xml:space="preserve"> </w:t>
      </w:r>
      <w:r w:rsidR="001F3FA5">
        <w:rPr>
          <w:rFonts w:ascii="Times New Roman" w:eastAsia="Times New Roman" w:hAnsi="Times New Roman" w:cs="Times New Roman"/>
          <w:sz w:val="24"/>
          <w:szCs w:val="24"/>
        </w:rPr>
        <w:t>altered</w:t>
      </w:r>
      <w:r w:rsidR="003759AB" w:rsidRPr="00665BE8">
        <w:rPr>
          <w:rFonts w:ascii="Times New Roman" w:eastAsia="Times New Roman" w:hAnsi="Times New Roman" w:cs="Times New Roman"/>
          <w:sz w:val="24"/>
          <w:szCs w:val="24"/>
        </w:rPr>
        <w:t>.</w:t>
      </w:r>
      <w:r w:rsidR="007E4390">
        <w:rPr>
          <w:rFonts w:ascii="Times New Roman" w:eastAsia="Times New Roman" w:hAnsi="Times New Roman" w:cs="Times New Roman"/>
          <w:b/>
          <w:bCs/>
          <w:sz w:val="24"/>
          <w:szCs w:val="24"/>
        </w:rPr>
        <w:t xml:space="preserve"> </w:t>
      </w:r>
      <w:r w:rsidR="00FA7C1C" w:rsidRPr="00FA7C1C">
        <w:rPr>
          <w:rFonts w:ascii="Times New Roman" w:eastAsia="Times New Roman" w:hAnsi="Times New Roman" w:cs="Times New Roman"/>
          <w:sz w:val="24"/>
          <w:szCs w:val="24"/>
        </w:rPr>
        <w:t xml:space="preserve">This means that the information was limited to modulation of the spike count in a window of about 200 ms, but that the information </w:t>
      </w:r>
      <w:r w:rsidR="00FA7C1C">
        <w:rPr>
          <w:rFonts w:ascii="Times New Roman" w:eastAsia="Times New Roman" w:hAnsi="Times New Roman" w:cs="Times New Roman"/>
          <w:sz w:val="24"/>
          <w:szCs w:val="24"/>
        </w:rPr>
        <w:t>wa</w:t>
      </w:r>
      <w:r w:rsidR="00FA7C1C" w:rsidRPr="00FA7C1C">
        <w:rPr>
          <w:rFonts w:ascii="Times New Roman" w:eastAsia="Times New Roman" w:hAnsi="Times New Roman" w:cs="Times New Roman"/>
          <w:sz w:val="24"/>
          <w:szCs w:val="24"/>
        </w:rPr>
        <w:t>s idiosyncratic among neurons.</w:t>
      </w:r>
    </w:p>
    <w:p w14:paraId="2BD4121E" w14:textId="6CDAE23D" w:rsidR="001E09B8" w:rsidRDefault="004161F2" w:rsidP="006D4ECC">
      <w:pPr>
        <w:spacing w:after="0" w:line="480" w:lineRule="auto"/>
        <w:ind w:firstLine="360"/>
        <w:rPr>
          <w:rFonts w:ascii="Times New Roman" w:eastAsia="Times New Roman" w:hAnsi="Times New Roman" w:cs="Times New Roman"/>
          <w:sz w:val="24"/>
          <w:szCs w:val="24"/>
        </w:rPr>
      </w:pPr>
      <w:r w:rsidRPr="00CB209F">
        <w:rPr>
          <w:rFonts w:ascii="Times New Roman" w:eastAsia="Times New Roman" w:hAnsi="Times New Roman" w:cs="Times New Roman"/>
          <w:sz w:val="24"/>
          <w:szCs w:val="24"/>
        </w:rPr>
        <w:t>Although</w:t>
      </w:r>
      <w:r w:rsidR="00C71ECB" w:rsidRPr="00CB209F">
        <w:rPr>
          <w:rFonts w:ascii="Times New Roman" w:eastAsia="Times New Roman" w:hAnsi="Times New Roman" w:cs="Times New Roman"/>
          <w:sz w:val="24"/>
          <w:szCs w:val="24"/>
        </w:rPr>
        <w:t xml:space="preserve"> </w:t>
      </w:r>
      <w:r w:rsidR="00394EF0">
        <w:rPr>
          <w:rFonts w:ascii="Times New Roman" w:eastAsia="Times New Roman" w:hAnsi="Times New Roman" w:cs="Times New Roman"/>
          <w:sz w:val="24"/>
          <w:szCs w:val="24"/>
        </w:rPr>
        <w:t>it looked like the</w:t>
      </w:r>
      <w:r w:rsidR="00C71ECB" w:rsidRPr="00CB209F">
        <w:rPr>
          <w:rFonts w:ascii="Times New Roman" w:eastAsia="Times New Roman" w:hAnsi="Times New Roman" w:cs="Times New Roman"/>
          <w:sz w:val="24"/>
          <w:szCs w:val="24"/>
        </w:rPr>
        <w:t xml:space="preserve"> information being maintained by the lPFC neural network over the entire cue period, we further investigated </w:t>
      </w:r>
      <w:r w:rsidR="005E06C5" w:rsidRPr="00CB209F">
        <w:rPr>
          <w:rFonts w:ascii="Times New Roman" w:eastAsia="Times New Roman" w:hAnsi="Times New Roman" w:cs="Times New Roman"/>
          <w:sz w:val="24"/>
          <w:szCs w:val="24"/>
        </w:rPr>
        <w:t xml:space="preserve">when </w:t>
      </w:r>
      <w:r w:rsidR="00502AD9" w:rsidRPr="00CB209F">
        <w:rPr>
          <w:rFonts w:ascii="Times New Roman" w:eastAsia="Times New Roman" w:hAnsi="Times New Roman" w:cs="Times New Roman"/>
          <w:sz w:val="24"/>
          <w:szCs w:val="24"/>
        </w:rPr>
        <w:t>the information</w:t>
      </w:r>
      <w:r w:rsidR="00F72959" w:rsidRPr="00CB209F">
        <w:rPr>
          <w:rFonts w:ascii="Times New Roman" w:eastAsia="Times New Roman" w:hAnsi="Times New Roman" w:cs="Times New Roman"/>
          <w:sz w:val="24"/>
          <w:szCs w:val="24"/>
        </w:rPr>
        <w:t xml:space="preserve"> emerged</w:t>
      </w:r>
      <w:r w:rsidR="00502AD9" w:rsidRPr="00CB209F">
        <w:rPr>
          <w:rFonts w:ascii="Times New Roman" w:eastAsia="Times New Roman" w:hAnsi="Times New Roman" w:cs="Times New Roman"/>
          <w:sz w:val="24"/>
          <w:szCs w:val="24"/>
        </w:rPr>
        <w:t xml:space="preserve"> for each </w:t>
      </w:r>
      <w:r w:rsidR="006D4ECC" w:rsidRPr="00CB209F">
        <w:rPr>
          <w:rFonts w:ascii="Times New Roman" w:eastAsia="Times New Roman" w:hAnsi="Times New Roman" w:cs="Times New Roman"/>
          <w:sz w:val="24"/>
          <w:szCs w:val="24"/>
        </w:rPr>
        <w:t xml:space="preserve">variable </w:t>
      </w:r>
      <w:r w:rsidR="00502AD9" w:rsidRPr="00CB209F">
        <w:rPr>
          <w:rFonts w:ascii="Times New Roman" w:eastAsia="Times New Roman" w:hAnsi="Times New Roman" w:cs="Times New Roman"/>
          <w:sz w:val="24"/>
          <w:szCs w:val="24"/>
        </w:rPr>
        <w:t xml:space="preserve">separately, </w:t>
      </w:r>
      <w:r w:rsidR="005E06C5" w:rsidRPr="00CB209F">
        <w:rPr>
          <w:rFonts w:ascii="Times New Roman" w:eastAsia="Times New Roman" w:hAnsi="Times New Roman" w:cs="Times New Roman"/>
          <w:sz w:val="24"/>
          <w:szCs w:val="24"/>
        </w:rPr>
        <w:t xml:space="preserve">and </w:t>
      </w:r>
      <w:r w:rsidR="009E37C9" w:rsidRPr="00CB209F">
        <w:rPr>
          <w:rFonts w:ascii="Times New Roman" w:eastAsia="Times New Roman" w:hAnsi="Times New Roman" w:cs="Times New Roman"/>
          <w:sz w:val="24"/>
          <w:szCs w:val="24"/>
        </w:rPr>
        <w:t xml:space="preserve">once it emerged </w:t>
      </w:r>
      <w:r w:rsidR="002A26A2" w:rsidRPr="00CB209F">
        <w:rPr>
          <w:rFonts w:ascii="Times New Roman" w:eastAsia="Times New Roman" w:hAnsi="Times New Roman" w:cs="Times New Roman"/>
          <w:sz w:val="24"/>
          <w:szCs w:val="24"/>
        </w:rPr>
        <w:t xml:space="preserve">how this information was </w:t>
      </w:r>
      <w:r w:rsidR="007261A2" w:rsidRPr="00CB209F">
        <w:rPr>
          <w:rFonts w:ascii="Times New Roman" w:eastAsia="Times New Roman" w:hAnsi="Times New Roman" w:cs="Times New Roman"/>
          <w:sz w:val="24"/>
          <w:szCs w:val="24"/>
        </w:rPr>
        <w:t>conveyed</w:t>
      </w:r>
      <w:r w:rsidR="006366FC" w:rsidRPr="00CB209F">
        <w:rPr>
          <w:rFonts w:ascii="Times New Roman" w:eastAsia="Times New Roman" w:hAnsi="Times New Roman" w:cs="Times New Roman"/>
          <w:sz w:val="24"/>
          <w:szCs w:val="24"/>
        </w:rPr>
        <w:t xml:space="preserve"> </w:t>
      </w:r>
      <w:r w:rsidR="002A26A2" w:rsidRPr="00CB209F">
        <w:rPr>
          <w:rFonts w:ascii="Times New Roman" w:eastAsia="Times New Roman" w:hAnsi="Times New Roman" w:cs="Times New Roman"/>
          <w:sz w:val="24"/>
          <w:szCs w:val="24"/>
        </w:rPr>
        <w:t>over tim</w:t>
      </w:r>
      <w:r w:rsidR="00502AD9" w:rsidRPr="00CB209F">
        <w:rPr>
          <w:rFonts w:ascii="Times New Roman" w:eastAsia="Times New Roman" w:hAnsi="Times New Roman" w:cs="Times New Roman"/>
          <w:sz w:val="24"/>
          <w:szCs w:val="24"/>
        </w:rPr>
        <w:t>e</w:t>
      </w:r>
      <w:r w:rsidR="002A26A2" w:rsidRPr="00CB209F">
        <w:rPr>
          <w:rFonts w:ascii="Times New Roman" w:eastAsia="Times New Roman" w:hAnsi="Times New Roman" w:cs="Times New Roman"/>
          <w:sz w:val="24"/>
          <w:szCs w:val="24"/>
        </w:rPr>
        <w:t>.</w:t>
      </w:r>
      <w:r w:rsidR="002A26A2">
        <w:rPr>
          <w:rFonts w:ascii="Times New Roman" w:eastAsia="Times New Roman" w:hAnsi="Times New Roman" w:cs="Times New Roman"/>
          <w:sz w:val="24"/>
          <w:szCs w:val="24"/>
        </w:rPr>
        <w:t xml:space="preserve"> </w:t>
      </w:r>
    </w:p>
    <w:p w14:paraId="7A5E918B" w14:textId="77777777" w:rsidR="005C4C08" w:rsidRDefault="00686CBA" w:rsidP="001E09B8">
      <w:pPr>
        <w:spacing w:after="0" w:line="480" w:lineRule="auto"/>
        <w:rPr>
          <w:rFonts w:ascii="Times New Roman" w:eastAsia="Times New Roman" w:hAnsi="Times New Roman" w:cs="Times New Roman"/>
          <w:sz w:val="24"/>
          <w:szCs w:val="24"/>
        </w:rPr>
      </w:pPr>
      <w:r w:rsidRPr="00F50A40">
        <w:rPr>
          <w:rFonts w:ascii="Times New Roman" w:eastAsia="Times New Roman" w:hAnsi="Times New Roman" w:cs="Times New Roman"/>
          <w:sz w:val="24"/>
          <w:szCs w:val="24"/>
        </w:rPr>
        <w:t xml:space="preserve">Cross-temporal analysis </w:t>
      </w:r>
      <w:r w:rsidR="0019097D" w:rsidRPr="00F50A40">
        <w:rPr>
          <w:rFonts w:ascii="Times New Roman" w:eastAsia="Times New Roman" w:hAnsi="Times New Roman" w:cs="Times New Roman"/>
          <w:sz w:val="24"/>
          <w:szCs w:val="24"/>
        </w:rPr>
        <w:t>showed that</w:t>
      </w:r>
      <w:r w:rsidR="006D4ECC" w:rsidRPr="006D4ECC">
        <w:rPr>
          <w:rFonts w:ascii="Times New Roman" w:eastAsia="Times New Roman" w:hAnsi="Times New Roman" w:cs="Times New Roman"/>
          <w:sz w:val="24"/>
          <w:szCs w:val="24"/>
        </w:rPr>
        <w:t xml:space="preserve"> </w:t>
      </w:r>
      <w:r w:rsidR="006D4ECC">
        <w:rPr>
          <w:rFonts w:ascii="Times New Roman" w:eastAsia="Times New Roman" w:hAnsi="Times New Roman" w:cs="Times New Roman"/>
          <w:sz w:val="24"/>
          <w:szCs w:val="24"/>
        </w:rPr>
        <w:t>t</w:t>
      </w:r>
      <w:r w:rsidR="006D4ECC" w:rsidRPr="00394F1C">
        <w:rPr>
          <w:rFonts w:ascii="Times New Roman" w:eastAsia="Times New Roman" w:hAnsi="Times New Roman" w:cs="Times New Roman"/>
          <w:sz w:val="24"/>
          <w:szCs w:val="24"/>
        </w:rPr>
        <w:t xml:space="preserve">he information about </w:t>
      </w:r>
      <w:r w:rsidR="003D16A4">
        <w:rPr>
          <w:rFonts w:ascii="Times New Roman" w:eastAsia="Times New Roman" w:hAnsi="Times New Roman" w:cs="Times New Roman"/>
          <w:sz w:val="24"/>
          <w:szCs w:val="24"/>
        </w:rPr>
        <w:t>reward magnitude</w:t>
      </w:r>
      <w:r w:rsidR="006D4ECC" w:rsidRPr="00394F1C">
        <w:rPr>
          <w:rFonts w:ascii="Times New Roman" w:eastAsia="Times New Roman" w:hAnsi="Times New Roman" w:cs="Times New Roman"/>
          <w:sz w:val="24"/>
          <w:szCs w:val="24"/>
        </w:rPr>
        <w:t>, expressed as percentage of variance explained, was processed first in the cue period</w:t>
      </w:r>
      <w:r w:rsidR="006D4ECC">
        <w:rPr>
          <w:rFonts w:ascii="Times New Roman" w:eastAsia="Times New Roman" w:hAnsi="Times New Roman" w:cs="Times New Roman"/>
          <w:sz w:val="24"/>
          <w:szCs w:val="24"/>
        </w:rPr>
        <w:t xml:space="preserve">, then information about delay and </w:t>
      </w:r>
      <w:r w:rsidR="003D16A4">
        <w:rPr>
          <w:rFonts w:ascii="Times New Roman" w:eastAsia="Times New Roman" w:hAnsi="Times New Roman" w:cs="Times New Roman"/>
          <w:sz w:val="24"/>
          <w:szCs w:val="24"/>
        </w:rPr>
        <w:t>then</w:t>
      </w:r>
      <w:r w:rsidR="006D4ECC">
        <w:rPr>
          <w:rFonts w:ascii="Times New Roman" w:eastAsia="Times New Roman" w:hAnsi="Times New Roman" w:cs="Times New Roman"/>
          <w:sz w:val="24"/>
          <w:szCs w:val="24"/>
        </w:rPr>
        <w:t xml:space="preserve"> their interaction</w:t>
      </w:r>
      <w:r w:rsidR="006D4ECC" w:rsidRPr="00394F1C">
        <w:rPr>
          <w:rFonts w:ascii="Times New Roman" w:eastAsia="Times New Roman" w:hAnsi="Times New Roman" w:cs="Times New Roman"/>
          <w:sz w:val="24"/>
          <w:szCs w:val="24"/>
        </w:rPr>
        <w:t>.</w:t>
      </w:r>
      <w:r w:rsidR="006D4ECC">
        <w:rPr>
          <w:rFonts w:ascii="Times New Roman" w:eastAsia="Times New Roman" w:hAnsi="Times New Roman" w:cs="Times New Roman"/>
          <w:sz w:val="24"/>
          <w:szCs w:val="24"/>
        </w:rPr>
        <w:t xml:space="preserve"> </w:t>
      </w:r>
    </w:p>
    <w:p w14:paraId="4E29699B" w14:textId="65E40B7F" w:rsidR="00C76EE5" w:rsidRDefault="006D4ECC"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also found </w:t>
      </w:r>
      <w:r w:rsidRPr="004164A6">
        <w:rPr>
          <w:rFonts w:ascii="Times New Roman" w:eastAsia="Times New Roman" w:hAnsi="Times New Roman" w:cs="Times New Roman"/>
          <w:sz w:val="24"/>
          <w:szCs w:val="24"/>
        </w:rPr>
        <w:t xml:space="preserve">a differential temporal component to the composition of the network activity for each </w:t>
      </w:r>
      <w:r>
        <w:rPr>
          <w:rFonts w:ascii="Times New Roman" w:eastAsia="Times New Roman" w:hAnsi="Times New Roman" w:cs="Times New Roman"/>
          <w:sz w:val="24"/>
          <w:szCs w:val="24"/>
        </w:rPr>
        <w:t>variable</w:t>
      </w:r>
      <w:r w:rsidRPr="004164A6">
        <w:rPr>
          <w:rFonts w:ascii="Times New Roman" w:eastAsia="Times New Roman" w:hAnsi="Times New Roman" w:cs="Times New Roman"/>
          <w:sz w:val="24"/>
          <w:szCs w:val="24"/>
        </w:rPr>
        <w:t xml:space="preserve"> of </w:t>
      </w:r>
      <w:r w:rsidR="00DC7F95">
        <w:rPr>
          <w:rFonts w:ascii="Times New Roman" w:eastAsia="Times New Roman" w:hAnsi="Times New Roman" w:cs="Times New Roman"/>
          <w:sz w:val="24"/>
          <w:szCs w:val="24"/>
        </w:rPr>
        <w:t>reward magnitude (drops size)</w:t>
      </w:r>
      <w:r w:rsidRPr="004164A6">
        <w:rPr>
          <w:rFonts w:ascii="Times New Roman" w:eastAsia="Times New Roman" w:hAnsi="Times New Roman" w:cs="Times New Roman"/>
          <w:sz w:val="24"/>
          <w:szCs w:val="24"/>
        </w:rPr>
        <w:t xml:space="preserve"> and delay and their interaction during the</w:t>
      </w:r>
      <w:r w:rsidR="00F54249">
        <w:rPr>
          <w:rFonts w:ascii="Times New Roman" w:eastAsia="Times New Roman" w:hAnsi="Times New Roman" w:cs="Times New Roman"/>
          <w:sz w:val="24"/>
          <w:szCs w:val="24"/>
        </w:rPr>
        <w:t xml:space="preserve"> offer</w:t>
      </w:r>
      <w:r w:rsidRPr="004164A6">
        <w:rPr>
          <w:rFonts w:ascii="Times New Roman" w:eastAsia="Times New Roman" w:hAnsi="Times New Roman" w:cs="Times New Roman"/>
          <w:sz w:val="24"/>
          <w:szCs w:val="24"/>
        </w:rPr>
        <w:t xml:space="preserve"> period.</w:t>
      </w:r>
      <w:r w:rsidR="0019097D" w:rsidRPr="00F50A4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w:t>
      </w:r>
      <w:r w:rsidR="0019097D" w:rsidRPr="00F50A40">
        <w:rPr>
          <w:rFonts w:ascii="Times New Roman" w:eastAsia="Times New Roman" w:hAnsi="Times New Roman" w:cs="Times New Roman"/>
          <w:sz w:val="24"/>
          <w:szCs w:val="24"/>
        </w:rPr>
        <w:t>he information</w:t>
      </w:r>
      <w:r w:rsidR="00094C43" w:rsidRPr="00F50A40">
        <w:rPr>
          <w:rFonts w:ascii="Times New Roman" w:eastAsia="Times New Roman" w:hAnsi="Times New Roman" w:cs="Times New Roman"/>
          <w:sz w:val="24"/>
          <w:szCs w:val="24"/>
        </w:rPr>
        <w:t xml:space="preserve"> </w:t>
      </w:r>
      <w:r w:rsidR="007261A2" w:rsidRPr="00F50A40">
        <w:rPr>
          <w:rFonts w:ascii="Times New Roman" w:eastAsia="Times New Roman" w:hAnsi="Times New Roman" w:cs="Times New Roman"/>
          <w:sz w:val="24"/>
          <w:szCs w:val="24"/>
        </w:rPr>
        <w:t>flow</w:t>
      </w:r>
      <w:r w:rsidR="007261A2">
        <w:rPr>
          <w:rFonts w:ascii="Times New Roman" w:eastAsia="Times New Roman" w:hAnsi="Times New Roman" w:cs="Times New Roman"/>
          <w:sz w:val="24"/>
          <w:szCs w:val="24"/>
        </w:rPr>
        <w:t xml:space="preserve"> </w:t>
      </w:r>
      <w:r w:rsidR="004A1974">
        <w:rPr>
          <w:rFonts w:ascii="Times New Roman" w:eastAsia="Times New Roman" w:hAnsi="Times New Roman" w:cs="Times New Roman"/>
          <w:sz w:val="24"/>
          <w:szCs w:val="24"/>
        </w:rPr>
        <w:t>for</w:t>
      </w:r>
      <w:r w:rsidR="0019097D" w:rsidRPr="00F50A40">
        <w:rPr>
          <w:rFonts w:ascii="Times New Roman" w:eastAsia="Times New Roman" w:hAnsi="Times New Roman" w:cs="Times New Roman"/>
          <w:sz w:val="24"/>
          <w:szCs w:val="24"/>
        </w:rPr>
        <w:t xml:space="preserve"> different factors followed different time </w:t>
      </w:r>
      <w:r w:rsidR="00E253F7">
        <w:rPr>
          <w:rFonts w:ascii="Times New Roman" w:eastAsia="Times New Roman" w:hAnsi="Times New Roman" w:cs="Times New Roman"/>
          <w:sz w:val="24"/>
          <w:szCs w:val="24"/>
        </w:rPr>
        <w:t>paths</w:t>
      </w:r>
      <w:r w:rsidR="0019097D" w:rsidRPr="00F50A40">
        <w:rPr>
          <w:rFonts w:ascii="Times New Roman" w:eastAsia="Times New Roman" w:hAnsi="Times New Roman" w:cs="Times New Roman"/>
          <w:sz w:val="24"/>
          <w:szCs w:val="24"/>
        </w:rPr>
        <w:t>.</w:t>
      </w:r>
      <w:r w:rsidR="0019097D">
        <w:rPr>
          <w:rFonts w:ascii="Times New Roman" w:eastAsia="Times New Roman" w:hAnsi="Times New Roman" w:cs="Times New Roman"/>
          <w:sz w:val="24"/>
          <w:szCs w:val="24"/>
        </w:rPr>
        <w:t xml:space="preserve"> </w:t>
      </w:r>
      <w:r w:rsidR="00C76EE5" w:rsidRPr="00C76EE5">
        <w:rPr>
          <w:rFonts w:ascii="Times New Roman" w:eastAsia="Times New Roman" w:hAnsi="Times New Roman" w:cs="Times New Roman"/>
          <w:sz w:val="24"/>
          <w:szCs w:val="24"/>
        </w:rPr>
        <w:t xml:space="preserve">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encoding remained diffuse for about 300 ms, whereas we found a more diffuse encoding signature for the delay that began when approximately the reward </w:t>
      </w:r>
      <w:r w:rsidR="00C76EE5">
        <w:rPr>
          <w:rFonts w:ascii="Times New Roman" w:eastAsia="Times New Roman" w:hAnsi="Times New Roman" w:cs="Times New Roman"/>
          <w:sz w:val="24"/>
          <w:szCs w:val="24"/>
        </w:rPr>
        <w:t>magnitude</w:t>
      </w:r>
      <w:r w:rsidR="00C76EE5" w:rsidRPr="00C76EE5">
        <w:rPr>
          <w:rFonts w:ascii="Times New Roman" w:eastAsia="Times New Roman" w:hAnsi="Times New Roman" w:cs="Times New Roman"/>
          <w:sz w:val="24"/>
          <w:szCs w:val="24"/>
        </w:rPr>
        <w:t xml:space="preserve"> signature was uniformly distributed over shorter periods.</w:t>
      </w:r>
    </w:p>
    <w:p w14:paraId="434E11A6" w14:textId="2DD78473" w:rsidR="00155DDA" w:rsidRDefault="00A63994" w:rsidP="001E09B8">
      <w:pPr>
        <w:spacing w:after="0" w:line="480" w:lineRule="auto"/>
        <w:rPr>
          <w:rFonts w:ascii="Times New Roman" w:eastAsia="Times New Roman" w:hAnsi="Times New Roman" w:cs="Times New Roman"/>
          <w:sz w:val="24"/>
          <w:szCs w:val="24"/>
        </w:rPr>
      </w:pPr>
      <w:r w:rsidRPr="00A63994">
        <w:rPr>
          <w:rFonts w:ascii="Times New Roman" w:eastAsia="Times New Roman" w:hAnsi="Times New Roman" w:cs="Times New Roman"/>
          <w:sz w:val="24"/>
          <w:szCs w:val="24"/>
        </w:rPr>
        <w:t xml:space="preserve">Thus, a persistent encoding of </w:t>
      </w:r>
      <w:r w:rsidR="005726A6">
        <w:rPr>
          <w:rFonts w:ascii="Times New Roman" w:eastAsia="Times New Roman" w:hAnsi="Times New Roman" w:cs="Times New Roman"/>
          <w:sz w:val="24"/>
          <w:szCs w:val="24"/>
        </w:rPr>
        <w:t>reward magnitude</w:t>
      </w:r>
      <w:r w:rsidRPr="00A63994">
        <w:rPr>
          <w:rFonts w:ascii="Times New Roman" w:eastAsia="Times New Roman" w:hAnsi="Times New Roman" w:cs="Times New Roman"/>
          <w:sz w:val="24"/>
          <w:szCs w:val="24"/>
        </w:rPr>
        <w:t xml:space="preserve"> and delay appeared temporally separated, so that the </w:t>
      </w:r>
      <w:r w:rsidR="005726A6">
        <w:rPr>
          <w:rFonts w:ascii="Times New Roman" w:eastAsia="Times New Roman" w:hAnsi="Times New Roman" w:cs="Times New Roman"/>
          <w:sz w:val="24"/>
          <w:szCs w:val="24"/>
        </w:rPr>
        <w:t xml:space="preserve">temporal </w:t>
      </w:r>
      <w:r w:rsidRPr="00A63994">
        <w:rPr>
          <w:rFonts w:ascii="Times New Roman" w:eastAsia="Times New Roman" w:hAnsi="Times New Roman" w:cs="Times New Roman"/>
          <w:sz w:val="24"/>
          <w:szCs w:val="24"/>
        </w:rPr>
        <w:t xml:space="preserve">interaction between these factors </w:t>
      </w:r>
      <w:commentRangeStart w:id="108"/>
      <w:r w:rsidRPr="00A63994">
        <w:rPr>
          <w:rFonts w:ascii="Times New Roman" w:eastAsia="Times New Roman" w:hAnsi="Times New Roman" w:cs="Times New Roman"/>
          <w:sz w:val="24"/>
          <w:szCs w:val="24"/>
        </w:rPr>
        <w:t>was minimal.</w:t>
      </w:r>
      <w:r>
        <w:rPr>
          <w:rFonts w:ascii="Times New Roman" w:eastAsia="Times New Roman" w:hAnsi="Times New Roman" w:cs="Times New Roman"/>
          <w:sz w:val="24"/>
          <w:szCs w:val="24"/>
        </w:rPr>
        <w:t xml:space="preserve"> </w:t>
      </w:r>
      <w:commentRangeEnd w:id="108"/>
      <w:r w:rsidR="00FF7FDA">
        <w:rPr>
          <w:rStyle w:val="CommentReference"/>
        </w:rPr>
        <w:commentReference w:id="108"/>
      </w:r>
    </w:p>
    <w:p w14:paraId="04BD3F9B" w14:textId="249234C8" w:rsidR="00A90BFA" w:rsidRDefault="007D313F" w:rsidP="001E09B8">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Therefore, t</w:t>
      </w:r>
      <w:r w:rsidR="00D3041E" w:rsidRPr="00394F1C">
        <w:rPr>
          <w:rFonts w:ascii="Times New Roman" w:eastAsia="Times New Roman" w:hAnsi="Times New Roman" w:cs="Times New Roman"/>
          <w:sz w:val="24"/>
          <w:szCs w:val="24"/>
        </w:rPr>
        <w:t>he information</w:t>
      </w:r>
      <w:r w:rsidR="006C69D6" w:rsidRPr="00394F1C">
        <w:rPr>
          <w:rFonts w:ascii="Times New Roman" w:eastAsia="Times New Roman" w:hAnsi="Times New Roman" w:cs="Times New Roman"/>
          <w:sz w:val="24"/>
          <w:szCs w:val="24"/>
        </w:rPr>
        <w:t xml:space="preserve"> composed</w:t>
      </w:r>
      <w:r w:rsidR="00D3041E" w:rsidRPr="00394F1C">
        <w:rPr>
          <w:rFonts w:ascii="Times New Roman" w:eastAsia="Times New Roman" w:hAnsi="Times New Roman" w:cs="Times New Roman"/>
          <w:sz w:val="24"/>
          <w:szCs w:val="24"/>
        </w:rPr>
        <w:t xml:space="preserve"> of both </w:t>
      </w:r>
      <w:r w:rsidR="00333206">
        <w:rPr>
          <w:rFonts w:ascii="Times New Roman" w:eastAsia="Times New Roman" w:hAnsi="Times New Roman" w:cs="Times New Roman"/>
          <w:sz w:val="24"/>
          <w:szCs w:val="24"/>
        </w:rPr>
        <w:t>factors</w:t>
      </w:r>
      <w:r w:rsidR="00D3041E" w:rsidRPr="00394F1C">
        <w:rPr>
          <w:rFonts w:ascii="Times New Roman" w:eastAsia="Times New Roman" w:hAnsi="Times New Roman" w:cs="Times New Roman"/>
          <w:sz w:val="24"/>
          <w:szCs w:val="24"/>
        </w:rPr>
        <w:t xml:space="preserve">, which should be indicative of value information, was </w:t>
      </w:r>
      <w:r w:rsidR="00E2789C" w:rsidRPr="00394F1C">
        <w:rPr>
          <w:rFonts w:ascii="Times New Roman" w:eastAsia="Times New Roman" w:hAnsi="Times New Roman" w:cs="Times New Roman"/>
          <w:sz w:val="24"/>
          <w:szCs w:val="24"/>
        </w:rPr>
        <w:t>held</w:t>
      </w:r>
      <w:r w:rsidR="00D3041E" w:rsidRPr="00394F1C">
        <w:rPr>
          <w:rFonts w:ascii="Times New Roman" w:eastAsia="Times New Roman" w:hAnsi="Times New Roman" w:cs="Times New Roman"/>
          <w:sz w:val="24"/>
          <w:szCs w:val="24"/>
        </w:rPr>
        <w:t xml:space="preserve"> </w:t>
      </w:r>
      <w:r w:rsidR="00B913F5">
        <w:rPr>
          <w:rFonts w:ascii="Times New Roman" w:eastAsia="Times New Roman" w:hAnsi="Times New Roman" w:cs="Times New Roman"/>
          <w:sz w:val="24"/>
          <w:szCs w:val="24"/>
        </w:rPr>
        <w:t xml:space="preserve">mostly </w:t>
      </w:r>
      <w:r w:rsidR="00A75154">
        <w:rPr>
          <w:rFonts w:ascii="Times New Roman" w:eastAsia="Times New Roman" w:hAnsi="Times New Roman" w:cs="Times New Roman"/>
          <w:sz w:val="24"/>
          <w:szCs w:val="24"/>
        </w:rPr>
        <w:t>predictably available in</w:t>
      </w:r>
      <w:r w:rsidR="00D3041E" w:rsidRPr="00394F1C">
        <w:rPr>
          <w:rFonts w:ascii="Times New Roman" w:eastAsia="Times New Roman" w:hAnsi="Times New Roman" w:cs="Times New Roman"/>
          <w:sz w:val="24"/>
          <w:szCs w:val="24"/>
        </w:rPr>
        <w:t xml:space="preserve"> a </w:t>
      </w:r>
      <w:r w:rsidR="004A7B8D" w:rsidRPr="00394F1C">
        <w:rPr>
          <w:rFonts w:ascii="Times New Roman" w:eastAsia="Times New Roman" w:hAnsi="Times New Roman" w:cs="Times New Roman"/>
          <w:sz w:val="24"/>
          <w:szCs w:val="24"/>
        </w:rPr>
        <w:t xml:space="preserve">very </w:t>
      </w:r>
      <w:r w:rsidR="00E2789C" w:rsidRPr="00394F1C">
        <w:rPr>
          <w:rFonts w:ascii="Times New Roman" w:eastAsia="Times New Roman" w:hAnsi="Times New Roman" w:cs="Times New Roman"/>
          <w:sz w:val="24"/>
          <w:szCs w:val="24"/>
        </w:rPr>
        <w:t xml:space="preserve">focused </w:t>
      </w:r>
      <w:r w:rsidR="00A75154">
        <w:rPr>
          <w:rFonts w:ascii="Times New Roman" w:eastAsia="Times New Roman" w:hAnsi="Times New Roman" w:cs="Times New Roman"/>
          <w:sz w:val="24"/>
          <w:szCs w:val="24"/>
        </w:rPr>
        <w:t>time window</w:t>
      </w:r>
      <w:r w:rsidR="00312E3D" w:rsidRPr="00394F1C">
        <w:rPr>
          <w:rFonts w:ascii="Times New Roman" w:eastAsia="Times New Roman" w:hAnsi="Times New Roman" w:cs="Times New Roman"/>
          <w:color w:val="000000" w:themeColor="text1"/>
          <w:sz w:val="24"/>
          <w:szCs w:val="24"/>
        </w:rPr>
        <w:t xml:space="preserve"> of around </w:t>
      </w:r>
      <w:r w:rsidR="008001FE">
        <w:rPr>
          <w:rFonts w:ascii="Times New Roman" w:eastAsia="Times New Roman" w:hAnsi="Times New Roman" w:cs="Times New Roman"/>
          <w:color w:val="000000" w:themeColor="text1"/>
          <w:sz w:val="24"/>
          <w:szCs w:val="24"/>
        </w:rPr>
        <w:t>4</w:t>
      </w:r>
      <w:r w:rsidR="00312E3D" w:rsidRPr="00394F1C">
        <w:rPr>
          <w:rFonts w:ascii="Times New Roman" w:eastAsia="Times New Roman" w:hAnsi="Times New Roman" w:cs="Times New Roman"/>
          <w:color w:val="000000" w:themeColor="text1"/>
          <w:sz w:val="24"/>
          <w:szCs w:val="24"/>
        </w:rPr>
        <w:t xml:space="preserve">00 ms, starting </w:t>
      </w:r>
      <w:r w:rsidR="00BD6A83">
        <w:rPr>
          <w:rFonts w:ascii="Times New Roman" w:eastAsia="Times New Roman" w:hAnsi="Times New Roman" w:cs="Times New Roman"/>
          <w:color w:val="000000" w:themeColor="text1"/>
          <w:sz w:val="24"/>
          <w:szCs w:val="24"/>
        </w:rPr>
        <w:t xml:space="preserve">around </w:t>
      </w:r>
      <w:r w:rsidR="008001FE">
        <w:rPr>
          <w:rFonts w:ascii="Times New Roman" w:eastAsia="Times New Roman" w:hAnsi="Times New Roman" w:cs="Times New Roman"/>
          <w:color w:val="000000" w:themeColor="text1"/>
          <w:sz w:val="24"/>
          <w:szCs w:val="24"/>
        </w:rPr>
        <w:t>15</w:t>
      </w:r>
      <w:r w:rsidR="00312E3D" w:rsidRPr="00394F1C">
        <w:rPr>
          <w:rFonts w:ascii="Times New Roman" w:eastAsia="Times New Roman" w:hAnsi="Times New Roman" w:cs="Times New Roman"/>
          <w:color w:val="000000" w:themeColor="text1"/>
          <w:sz w:val="24"/>
          <w:szCs w:val="24"/>
        </w:rPr>
        <w:t>0 ms after the appearance of the visual cue</w:t>
      </w:r>
      <w:r w:rsidR="002B439B">
        <w:rPr>
          <w:rFonts w:ascii="Times New Roman" w:eastAsia="Times New Roman" w:hAnsi="Times New Roman" w:cs="Times New Roman"/>
          <w:color w:val="000000" w:themeColor="text1"/>
          <w:sz w:val="24"/>
          <w:szCs w:val="24"/>
        </w:rPr>
        <w:t xml:space="preserve">, </w:t>
      </w:r>
      <w:r w:rsidR="00EA6127" w:rsidRPr="00EA6127">
        <w:rPr>
          <w:rFonts w:ascii="Times New Roman" w:eastAsia="Times New Roman" w:hAnsi="Times New Roman" w:cs="Times New Roman"/>
          <w:color w:val="000000" w:themeColor="text1"/>
          <w:sz w:val="24"/>
          <w:szCs w:val="24"/>
        </w:rPr>
        <w:t>which coincided approximately with the</w:t>
      </w:r>
      <w:r w:rsidR="00EA6127">
        <w:rPr>
          <w:rFonts w:ascii="Times New Roman" w:eastAsia="Times New Roman" w:hAnsi="Times New Roman" w:cs="Times New Roman"/>
          <w:color w:val="000000" w:themeColor="text1"/>
          <w:sz w:val="24"/>
          <w:szCs w:val="24"/>
        </w:rPr>
        <w:t xml:space="preserve"> time</w:t>
      </w:r>
      <w:r w:rsidR="004D7E66">
        <w:rPr>
          <w:rFonts w:ascii="Times New Roman" w:eastAsia="Times New Roman" w:hAnsi="Times New Roman" w:cs="Times New Roman"/>
          <w:color w:val="000000" w:themeColor="text1"/>
          <w:sz w:val="24"/>
          <w:szCs w:val="24"/>
        </w:rPr>
        <w:t xml:space="preserve"> </w:t>
      </w:r>
      <w:r w:rsidR="00103F9E" w:rsidRPr="008001FE">
        <w:rPr>
          <w:rFonts w:ascii="Times New Roman" w:eastAsia="Times New Roman" w:hAnsi="Times New Roman" w:cs="Times New Roman"/>
          <w:color w:val="000000" w:themeColor="text1"/>
          <w:sz w:val="24"/>
          <w:szCs w:val="24"/>
        </w:rPr>
        <w:t xml:space="preserve">when the </w:t>
      </w:r>
      <w:r w:rsidR="005D472B" w:rsidRPr="008001FE">
        <w:rPr>
          <w:rFonts w:ascii="Times New Roman" w:eastAsia="Times New Roman" w:hAnsi="Times New Roman" w:cs="Times New Roman"/>
          <w:color w:val="000000" w:themeColor="text1"/>
          <w:sz w:val="24"/>
          <w:szCs w:val="24"/>
        </w:rPr>
        <w:t xml:space="preserve">information </w:t>
      </w:r>
      <w:commentRangeStart w:id="109"/>
      <w:r w:rsidR="005D472B" w:rsidRPr="008001FE">
        <w:rPr>
          <w:rFonts w:ascii="Times New Roman" w:eastAsia="Times New Roman" w:hAnsi="Times New Roman" w:cs="Times New Roman"/>
          <w:color w:val="000000" w:themeColor="text1"/>
          <w:sz w:val="24"/>
          <w:szCs w:val="24"/>
        </w:rPr>
        <w:t>flow</w:t>
      </w:r>
      <w:r w:rsidR="00103F9E" w:rsidRPr="008001FE">
        <w:rPr>
          <w:rFonts w:ascii="Times New Roman" w:eastAsia="Times New Roman" w:hAnsi="Times New Roman" w:cs="Times New Roman"/>
          <w:color w:val="000000" w:themeColor="text1"/>
          <w:sz w:val="24"/>
          <w:szCs w:val="24"/>
        </w:rPr>
        <w:t xml:space="preserve"> of </w:t>
      </w:r>
      <w:r w:rsidR="004B33FD">
        <w:rPr>
          <w:rFonts w:ascii="Times New Roman" w:eastAsia="Times New Roman" w:hAnsi="Times New Roman" w:cs="Times New Roman"/>
          <w:color w:val="000000" w:themeColor="text1"/>
          <w:sz w:val="24"/>
          <w:szCs w:val="24"/>
        </w:rPr>
        <w:t>reward magnitude</w:t>
      </w:r>
      <w:r w:rsidR="00103F9E" w:rsidRPr="008001FE">
        <w:rPr>
          <w:rFonts w:ascii="Times New Roman" w:eastAsia="Times New Roman" w:hAnsi="Times New Roman" w:cs="Times New Roman"/>
          <w:color w:val="000000" w:themeColor="text1"/>
          <w:sz w:val="24"/>
          <w:szCs w:val="24"/>
        </w:rPr>
        <w:t xml:space="preserve"> </w:t>
      </w:r>
      <w:r w:rsidR="004D7E66" w:rsidRPr="008001FE">
        <w:rPr>
          <w:rFonts w:ascii="Times New Roman" w:eastAsia="Times New Roman" w:hAnsi="Times New Roman" w:cs="Times New Roman"/>
          <w:color w:val="000000" w:themeColor="text1"/>
          <w:sz w:val="24"/>
          <w:szCs w:val="24"/>
        </w:rPr>
        <w:t>became</w:t>
      </w:r>
      <w:r w:rsidR="00DB5B1A" w:rsidRPr="008001FE">
        <w:rPr>
          <w:rFonts w:ascii="Times New Roman" w:eastAsia="Times New Roman" w:hAnsi="Times New Roman" w:cs="Times New Roman"/>
          <w:color w:val="000000" w:themeColor="text1"/>
          <w:sz w:val="24"/>
          <w:szCs w:val="24"/>
        </w:rPr>
        <w:t xml:space="preserve"> less widespread and that of delay became more </w:t>
      </w:r>
      <w:r w:rsidR="00563ABB" w:rsidRPr="008001FE">
        <w:rPr>
          <w:rFonts w:ascii="Times New Roman" w:eastAsia="Times New Roman" w:hAnsi="Times New Roman" w:cs="Times New Roman"/>
          <w:color w:val="000000" w:themeColor="text1"/>
          <w:sz w:val="24"/>
          <w:szCs w:val="24"/>
        </w:rPr>
        <w:t>widespread</w:t>
      </w:r>
      <w:r w:rsidR="00DB5B1A" w:rsidRPr="008001FE">
        <w:rPr>
          <w:rFonts w:ascii="Times New Roman" w:eastAsia="Times New Roman" w:hAnsi="Times New Roman" w:cs="Times New Roman"/>
          <w:color w:val="000000" w:themeColor="text1"/>
          <w:sz w:val="24"/>
          <w:szCs w:val="24"/>
        </w:rPr>
        <w:t>.</w:t>
      </w:r>
      <w:r w:rsidR="006445FD" w:rsidRPr="008001FE">
        <w:rPr>
          <w:rFonts w:ascii="Times New Roman" w:eastAsia="Times New Roman" w:hAnsi="Times New Roman" w:cs="Times New Roman"/>
          <w:sz w:val="24"/>
          <w:szCs w:val="24"/>
        </w:rPr>
        <w:t xml:space="preserve"> </w:t>
      </w:r>
      <w:commentRangeEnd w:id="109"/>
      <w:r w:rsidR="00047CF4">
        <w:rPr>
          <w:rStyle w:val="CommentReference"/>
        </w:rPr>
        <w:commentReference w:id="109"/>
      </w:r>
      <w:r w:rsidR="008E1D64" w:rsidRPr="00705AD4">
        <w:rPr>
          <w:rFonts w:ascii="Times New Roman" w:eastAsia="Times New Roman" w:hAnsi="Times New Roman" w:cs="Times New Roman"/>
          <w:sz w:val="24"/>
          <w:szCs w:val="24"/>
        </w:rPr>
        <w:t>Th</w:t>
      </w:r>
      <w:r w:rsidR="005D472B" w:rsidRPr="00705AD4">
        <w:rPr>
          <w:rFonts w:ascii="Times New Roman" w:eastAsia="Times New Roman" w:hAnsi="Times New Roman" w:cs="Times New Roman"/>
          <w:sz w:val="24"/>
          <w:szCs w:val="24"/>
        </w:rPr>
        <w:t>is</w:t>
      </w:r>
      <w:r w:rsidR="008E1D64" w:rsidRPr="00705AD4">
        <w:rPr>
          <w:rFonts w:ascii="Times New Roman" w:eastAsia="Times New Roman" w:hAnsi="Times New Roman" w:cs="Times New Roman"/>
          <w:sz w:val="24"/>
          <w:szCs w:val="24"/>
        </w:rPr>
        <w:t xml:space="preserve"> analysis </w:t>
      </w:r>
      <w:r w:rsidR="005D472B" w:rsidRPr="00705AD4">
        <w:rPr>
          <w:rFonts w:ascii="Times New Roman" w:eastAsia="Times New Roman" w:hAnsi="Times New Roman" w:cs="Times New Roman"/>
          <w:sz w:val="24"/>
          <w:szCs w:val="24"/>
        </w:rPr>
        <w:t xml:space="preserve">also showed </w:t>
      </w:r>
      <w:r w:rsidR="008E1D64" w:rsidRPr="00705AD4">
        <w:rPr>
          <w:rFonts w:ascii="Times New Roman" w:eastAsia="Times New Roman" w:hAnsi="Times New Roman" w:cs="Times New Roman"/>
          <w:sz w:val="24"/>
          <w:szCs w:val="24"/>
        </w:rPr>
        <w:t xml:space="preserve">that </w:t>
      </w:r>
      <w:r w:rsidR="008A2846" w:rsidRPr="00705AD4">
        <w:rPr>
          <w:rFonts w:ascii="Times New Roman" w:eastAsia="Times New Roman" w:hAnsi="Times New Roman" w:cs="Times New Roman"/>
          <w:sz w:val="24"/>
          <w:szCs w:val="24"/>
        </w:rPr>
        <w:t xml:space="preserve">for each factor, </w:t>
      </w:r>
      <w:r w:rsidR="001A3A81" w:rsidRPr="00705AD4">
        <w:rPr>
          <w:rFonts w:ascii="Times New Roman" w:eastAsia="Times New Roman" w:hAnsi="Times New Roman" w:cs="Times New Roman"/>
          <w:sz w:val="24"/>
          <w:szCs w:val="24"/>
        </w:rPr>
        <w:t>in</w:t>
      </w:r>
      <w:r w:rsidR="008E1D64" w:rsidRPr="00705AD4">
        <w:rPr>
          <w:rFonts w:ascii="Times New Roman" w:eastAsia="Times New Roman" w:hAnsi="Times New Roman" w:cs="Times New Roman"/>
          <w:sz w:val="24"/>
          <w:szCs w:val="24"/>
        </w:rPr>
        <w:t xml:space="preserve"> a certain time window, the information was </w:t>
      </w:r>
      <w:r w:rsidR="000A1FD6" w:rsidRPr="00705AD4">
        <w:rPr>
          <w:rFonts w:ascii="Times New Roman" w:eastAsia="Times New Roman" w:hAnsi="Times New Roman" w:cs="Times New Roman"/>
          <w:sz w:val="24"/>
          <w:szCs w:val="24"/>
        </w:rPr>
        <w:t>stable</w:t>
      </w:r>
      <w:r w:rsidR="008E1D64" w:rsidRPr="00705AD4">
        <w:rPr>
          <w:rFonts w:ascii="Times New Roman" w:eastAsia="Times New Roman" w:hAnsi="Times New Roman" w:cs="Times New Roman"/>
          <w:sz w:val="24"/>
          <w:szCs w:val="24"/>
        </w:rPr>
        <w:t xml:space="preserve"> </w:t>
      </w:r>
      <w:r w:rsidR="00705AD4" w:rsidRPr="00705AD4">
        <w:rPr>
          <w:rFonts w:ascii="Times New Roman" w:eastAsia="Times New Roman" w:hAnsi="Times New Roman" w:cs="Times New Roman"/>
          <w:sz w:val="24"/>
          <w:szCs w:val="24"/>
        </w:rPr>
        <w:t>so that</w:t>
      </w:r>
      <w:r w:rsidR="008E1D64" w:rsidRPr="00705AD4">
        <w:rPr>
          <w:rFonts w:ascii="Times New Roman" w:eastAsia="Times New Roman" w:hAnsi="Times New Roman" w:cs="Times New Roman"/>
          <w:sz w:val="24"/>
          <w:szCs w:val="24"/>
        </w:rPr>
        <w:t xml:space="preserve"> the message at each time point in this certain interval was </w:t>
      </w:r>
      <w:r w:rsidR="004A1974" w:rsidRPr="00705AD4">
        <w:rPr>
          <w:rFonts w:ascii="Times New Roman" w:eastAsia="Times New Roman" w:hAnsi="Times New Roman" w:cs="Times New Roman"/>
          <w:sz w:val="24"/>
          <w:szCs w:val="24"/>
        </w:rPr>
        <w:t xml:space="preserve">highly </w:t>
      </w:r>
      <w:r w:rsidR="008E1D64" w:rsidRPr="00705AD4">
        <w:rPr>
          <w:rFonts w:ascii="Times New Roman" w:eastAsia="Times New Roman" w:hAnsi="Times New Roman" w:cs="Times New Roman"/>
          <w:sz w:val="24"/>
          <w:szCs w:val="24"/>
        </w:rPr>
        <w:t xml:space="preserve">predictable from the </w:t>
      </w:r>
      <w:r w:rsidR="005F5A13" w:rsidRPr="00705AD4">
        <w:rPr>
          <w:rFonts w:ascii="Times New Roman" w:eastAsia="Times New Roman" w:hAnsi="Times New Roman" w:cs="Times New Roman"/>
          <w:sz w:val="24"/>
          <w:szCs w:val="24"/>
        </w:rPr>
        <w:t xml:space="preserve">previous </w:t>
      </w:r>
      <w:r w:rsidR="008E1D64" w:rsidRPr="00705AD4">
        <w:rPr>
          <w:rFonts w:ascii="Times New Roman" w:eastAsia="Times New Roman" w:hAnsi="Times New Roman" w:cs="Times New Roman"/>
          <w:sz w:val="24"/>
          <w:szCs w:val="24"/>
        </w:rPr>
        <w:t>messag</w:t>
      </w:r>
      <w:r w:rsidR="005F5A13" w:rsidRPr="00705AD4">
        <w:rPr>
          <w:rFonts w:ascii="Times New Roman" w:eastAsia="Times New Roman" w:hAnsi="Times New Roman" w:cs="Times New Roman"/>
          <w:sz w:val="24"/>
          <w:szCs w:val="24"/>
        </w:rPr>
        <w:t>e</w:t>
      </w:r>
      <w:r w:rsidR="008E1D64" w:rsidRPr="00705AD4">
        <w:rPr>
          <w:rFonts w:ascii="Times New Roman" w:eastAsia="Times New Roman" w:hAnsi="Times New Roman" w:cs="Times New Roman"/>
          <w:sz w:val="24"/>
          <w:szCs w:val="24"/>
        </w:rPr>
        <w:t>.</w:t>
      </w:r>
      <w:r w:rsidR="008E1D64">
        <w:rPr>
          <w:rFonts w:ascii="Times New Roman" w:eastAsia="Times New Roman" w:hAnsi="Times New Roman" w:cs="Times New Roman"/>
          <w:sz w:val="24"/>
          <w:szCs w:val="24"/>
        </w:rPr>
        <w:t xml:space="preserve"> </w:t>
      </w:r>
    </w:p>
    <w:p w14:paraId="5A2F4B3A" w14:textId="1ED8D425" w:rsidR="005619D8" w:rsidRDefault="00D3041E" w:rsidP="00B91142">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Persistent neuronal activity</w:t>
      </w:r>
      <w:r w:rsidR="006C69D6">
        <w:rPr>
          <w:rFonts w:ascii="Times New Roman" w:eastAsia="Times New Roman" w:hAnsi="Times New Roman" w:cs="Times New Roman"/>
          <w:sz w:val="24"/>
          <w:szCs w:val="24"/>
        </w:rPr>
        <w:t xml:space="preserve"> in prefrontal</w:t>
      </w:r>
      <w:r>
        <w:rPr>
          <w:rFonts w:ascii="Times New Roman" w:eastAsia="Times New Roman" w:hAnsi="Times New Roman" w:cs="Times New Roman"/>
          <w:sz w:val="24"/>
          <w:szCs w:val="24"/>
        </w:rPr>
        <w:t xml:space="preserve"> cortex was primarily associated with working memory process</w:t>
      </w:r>
      <w:r w:rsidR="006C69D6">
        <w:rPr>
          <w:rFonts w:ascii="Times New Roman" w:eastAsia="Times New Roman" w:hAnsi="Times New Roman" w:cs="Times New Roman"/>
          <w:sz w:val="24"/>
          <w:szCs w:val="24"/>
        </w:rPr>
        <w:t>es</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Constantinidis C et al., 2018</w:t>
      </w:r>
      <w:r>
        <w:rPr>
          <w:rFonts w:ascii="Times New Roman" w:eastAsia="Times New Roman" w:hAnsi="Times New Roman" w:cs="Times New Roman"/>
          <w:sz w:val="24"/>
          <w:szCs w:val="24"/>
        </w:rPr>
        <w:t>), when the information about a recent event is remembered to then guide future behavior, facilitating the temporal integration of past events with future plans. However, persistent neural activity in prefrontal cortex was found regardless of working memory demand (</w:t>
      </w:r>
      <w:r>
        <w:rPr>
          <w:rFonts w:ascii="Times New Roman" w:eastAsia="Times New Roman" w:hAnsi="Times New Roman" w:cs="Times New Roman"/>
          <w:i/>
          <w:color w:val="FF0000"/>
          <w:sz w:val="24"/>
          <w:szCs w:val="24"/>
        </w:rPr>
        <w:t>Meyer T et al., 2007</w:t>
      </w:r>
      <w:r>
        <w:rPr>
          <w:rFonts w:ascii="Times New Roman" w:eastAsia="Times New Roman" w:hAnsi="Times New Roman" w:cs="Times New Roman"/>
          <w:sz w:val="24"/>
          <w:szCs w:val="24"/>
        </w:rPr>
        <w:t>), and it may reflect reward-based decision making (</w:t>
      </w:r>
      <w:r>
        <w:rPr>
          <w:rFonts w:ascii="Times New Roman" w:eastAsia="Times New Roman" w:hAnsi="Times New Roman" w:cs="Times New Roman"/>
          <w:i/>
          <w:color w:val="FF0000"/>
          <w:sz w:val="24"/>
          <w:szCs w:val="24"/>
        </w:rPr>
        <w:t>Curtis and Lee, 2010</w:t>
      </w:r>
      <w:r>
        <w:rPr>
          <w:rFonts w:ascii="Times New Roman" w:eastAsia="Times New Roman" w:hAnsi="Times New Roman" w:cs="Times New Roman"/>
          <w:sz w:val="24"/>
          <w:szCs w:val="24"/>
        </w:rPr>
        <w:t>), the representation of abstract information (</w:t>
      </w:r>
      <w:r>
        <w:rPr>
          <w:rFonts w:ascii="Times New Roman" w:eastAsia="Times New Roman" w:hAnsi="Times New Roman" w:cs="Times New Roman"/>
          <w:i/>
          <w:color w:val="FF0000"/>
          <w:sz w:val="24"/>
          <w:szCs w:val="24"/>
        </w:rPr>
        <w:t>Freedman DJ., et al., 2001</w:t>
      </w:r>
      <w:r>
        <w:rPr>
          <w:rFonts w:ascii="Times New Roman" w:eastAsia="Times New Roman" w:hAnsi="Times New Roman" w:cs="Times New Roman"/>
          <w:sz w:val="24"/>
          <w:szCs w:val="24"/>
        </w:rPr>
        <w:t xml:space="preserve">; </w:t>
      </w:r>
      <w:r>
        <w:rPr>
          <w:rFonts w:ascii="Times New Roman" w:eastAsia="Times New Roman" w:hAnsi="Times New Roman" w:cs="Times New Roman"/>
          <w:i/>
          <w:color w:val="FF0000"/>
          <w:sz w:val="24"/>
          <w:szCs w:val="24"/>
        </w:rPr>
        <w:t>Wallis JD et al., 2001</w:t>
      </w:r>
      <w:r>
        <w:rPr>
          <w:rFonts w:ascii="Times New Roman" w:eastAsia="Times New Roman" w:hAnsi="Times New Roman" w:cs="Times New Roman"/>
          <w:sz w:val="24"/>
          <w:szCs w:val="24"/>
        </w:rPr>
        <w:t xml:space="preserve">) and the anticipation of </w:t>
      </w:r>
      <w:sdt>
        <w:sdtPr>
          <w:tag w:val="goog_rdk_177"/>
          <w:id w:val="1639455510"/>
        </w:sdtPr>
        <w:sdtContent/>
      </w:sdt>
      <w:r>
        <w:rPr>
          <w:rFonts w:ascii="Times New Roman" w:eastAsia="Times New Roman" w:hAnsi="Times New Roman" w:cs="Times New Roman"/>
          <w:sz w:val="24"/>
          <w:szCs w:val="24"/>
        </w:rPr>
        <w:t xml:space="preserve">future </w:t>
      </w:r>
      <w:r w:rsidRPr="00C272BC">
        <w:rPr>
          <w:rFonts w:ascii="Times New Roman" w:eastAsia="Times New Roman" w:hAnsi="Times New Roman" w:cs="Times New Roman"/>
          <w:sz w:val="24"/>
          <w:szCs w:val="24"/>
        </w:rPr>
        <w:t>events</w:t>
      </w:r>
      <w:r w:rsidR="00FB5DC4" w:rsidRPr="00C272BC">
        <w:rPr>
          <w:rFonts w:ascii="Times New Roman" w:eastAsia="Times New Roman" w:hAnsi="Times New Roman" w:cs="Times New Roman"/>
          <w:sz w:val="24"/>
          <w:szCs w:val="24"/>
        </w:rPr>
        <w:t xml:space="preserve"> in addition to previous events</w:t>
      </w:r>
      <w:r w:rsidRPr="00C272BC">
        <w:rPr>
          <w:rFonts w:ascii="Times New Roman" w:eastAsia="Times New Roman" w:hAnsi="Times New Roman" w:cs="Times New Roman"/>
          <w:sz w:val="24"/>
          <w:szCs w:val="24"/>
        </w:rPr>
        <w:t xml:space="preserve"> (</w:t>
      </w:r>
      <w:r w:rsidRPr="00C272BC">
        <w:rPr>
          <w:rFonts w:ascii="Times New Roman" w:eastAsia="Times New Roman" w:hAnsi="Times New Roman" w:cs="Times New Roman"/>
          <w:i/>
          <w:color w:val="FF0000"/>
          <w:sz w:val="24"/>
          <w:szCs w:val="24"/>
        </w:rPr>
        <w:t>Rainer G et al., 1999</w:t>
      </w:r>
      <w:r w:rsidRPr="00C272BC">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sz w:val="24"/>
          <w:szCs w:val="24"/>
        </w:rPr>
        <w:t xml:space="preserve">It is widely reported that monkey lPFC is involved in the anticipation of upcoming events, such as rewards </w:t>
      </w:r>
      <w:r w:rsidR="004D3C79" w:rsidRPr="006B23AF">
        <w:rPr>
          <w:rFonts w:ascii="Times New Roman" w:eastAsia="Times New Roman" w:hAnsi="Times New Roman" w:cs="Times New Roman"/>
          <w:sz w:val="24"/>
          <w:szCs w:val="24"/>
        </w:rPr>
        <w:t xml:space="preserve">and reward magnitude </w:t>
      </w:r>
      <w:r w:rsidR="00BC0F66"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i/>
          <w:iCs/>
          <w:color w:val="FF0000"/>
          <w:sz w:val="24"/>
          <w:szCs w:val="24"/>
        </w:rPr>
        <w:t>Watanabe, 1996</w:t>
      </w:r>
      <w:r w:rsidR="004D3C79" w:rsidRPr="006B23AF">
        <w:rPr>
          <w:rFonts w:ascii="Times New Roman" w:eastAsia="Times New Roman" w:hAnsi="Times New Roman" w:cs="Times New Roman"/>
          <w:i/>
          <w:iCs/>
          <w:color w:val="FF0000"/>
          <w:sz w:val="24"/>
          <w:szCs w:val="24"/>
        </w:rPr>
        <w:t>;</w:t>
      </w:r>
      <w:r w:rsidR="004D3C79" w:rsidRPr="006B23AF">
        <w:rPr>
          <w:rFonts w:ascii="Times New Roman" w:eastAsia="Times New Roman" w:hAnsi="Times New Roman" w:cs="Times New Roman"/>
          <w:color w:val="FF0000"/>
          <w:sz w:val="24"/>
          <w:szCs w:val="24"/>
        </w:rPr>
        <w:t xml:space="preserve"> </w:t>
      </w:r>
      <w:r w:rsidR="004D3C79" w:rsidRPr="006B23AF">
        <w:rPr>
          <w:rFonts w:ascii="Times New Roman" w:eastAsia="Times New Roman" w:hAnsi="Times New Roman" w:cs="Times New Roman"/>
          <w:i/>
          <w:color w:val="FF0000"/>
          <w:sz w:val="24"/>
          <w:szCs w:val="24"/>
        </w:rPr>
        <w:t>Leon and Shadlen, 1999</w:t>
      </w:r>
      <w:r w:rsidR="006B4DF5">
        <w:rPr>
          <w:rFonts w:ascii="Times New Roman" w:eastAsia="Times New Roman" w:hAnsi="Times New Roman" w:cs="Times New Roman"/>
          <w:i/>
          <w:color w:val="FF0000"/>
          <w:sz w:val="24"/>
          <w:szCs w:val="24"/>
        </w:rPr>
        <w:t>, Kim et al., 2018</w:t>
      </w:r>
      <w:r w:rsidR="00BC0F66" w:rsidRPr="006B23AF">
        <w:rPr>
          <w:rFonts w:ascii="Times New Roman" w:eastAsia="Times New Roman" w:hAnsi="Times New Roman" w:cs="Times New Roman"/>
          <w:sz w:val="24"/>
          <w:szCs w:val="24"/>
        </w:rPr>
        <w:t>),</w:t>
      </w:r>
      <w:r w:rsidR="00251D5B" w:rsidRPr="006B23AF">
        <w:rPr>
          <w:rFonts w:ascii="Times New Roman" w:eastAsia="Times New Roman" w:hAnsi="Times New Roman" w:cs="Times New Roman"/>
          <w:sz w:val="24"/>
          <w:szCs w:val="24"/>
        </w:rPr>
        <w:t xml:space="preserve"> time of reward delivery (</w:t>
      </w:r>
      <w:r w:rsidR="00251D5B" w:rsidRPr="006B23AF">
        <w:rPr>
          <w:rFonts w:ascii="Times New Roman" w:eastAsia="Times New Roman" w:hAnsi="Times New Roman" w:cs="Times New Roman"/>
          <w:i/>
          <w:color w:val="FF0000"/>
          <w:sz w:val="24"/>
          <w:szCs w:val="24"/>
        </w:rPr>
        <w:t>Tsujimoto and Sawaguchi, 2005</w:t>
      </w:r>
      <w:r w:rsidR="006B4DF5">
        <w:rPr>
          <w:rFonts w:ascii="Times New Roman" w:eastAsia="Times New Roman" w:hAnsi="Times New Roman" w:cs="Times New Roman"/>
          <w:i/>
          <w:color w:val="FF0000"/>
          <w:sz w:val="24"/>
          <w:szCs w:val="24"/>
        </w:rPr>
        <w:t>; Kim et al., 2018</w:t>
      </w:r>
      <w:r w:rsidR="00251D5B" w:rsidRPr="006B23AF">
        <w:rPr>
          <w:rFonts w:ascii="Times New Roman" w:eastAsia="Times New Roman" w:hAnsi="Times New Roman" w:cs="Times New Roman"/>
          <w:sz w:val="24"/>
          <w:szCs w:val="24"/>
        </w:rPr>
        <w:t>),</w:t>
      </w:r>
      <w:r w:rsidR="00BC0F66" w:rsidRPr="006B23AF">
        <w:rPr>
          <w:rFonts w:ascii="Times New Roman" w:eastAsia="Times New Roman" w:hAnsi="Times New Roman" w:cs="Times New Roman"/>
          <w:sz w:val="24"/>
          <w:szCs w:val="24"/>
        </w:rPr>
        <w:t xml:space="preserve"> actions (</w:t>
      </w:r>
      <w:hyperlink r:id="rId18" w:anchor="ref-1" w:history="1">
        <w:r w:rsidR="00BC0F66" w:rsidRPr="006B23AF">
          <w:rPr>
            <w:rStyle w:val="Hyperlink"/>
            <w:rFonts w:ascii="Times New Roman" w:hAnsi="Times New Roman" w:cs="Times New Roman"/>
            <w:b/>
            <w:bCs/>
            <w:color w:val="auto"/>
            <w:sz w:val="24"/>
            <w:szCs w:val="24"/>
            <w:u w:val="none"/>
            <w:bdr w:val="none" w:sz="0" w:space="0" w:color="auto" w:frame="1"/>
            <w:shd w:val="clear" w:color="auto" w:fill="FFFFFF"/>
          </w:rPr>
          <w:t>Asaad et al., 1998</w:t>
        </w:r>
      </w:hyperlink>
      <w:r w:rsidR="00BC0F66" w:rsidRPr="006B23AF">
        <w:rPr>
          <w:rFonts w:ascii="Times New Roman" w:eastAsia="Times New Roman" w:hAnsi="Times New Roman" w:cs="Times New Roman"/>
          <w:sz w:val="24"/>
          <w:szCs w:val="24"/>
        </w:rPr>
        <w:t>), visual information (</w:t>
      </w:r>
      <w:r w:rsidR="00BC0F66" w:rsidRPr="00D370B1">
        <w:rPr>
          <w:rFonts w:ascii="Times New Roman" w:eastAsia="Times New Roman" w:hAnsi="Times New Roman" w:cs="Times New Roman"/>
          <w:i/>
          <w:iCs/>
          <w:color w:val="FF0000"/>
          <w:sz w:val="24"/>
          <w:szCs w:val="24"/>
        </w:rPr>
        <w:t>Rainer et al., 1999;</w:t>
      </w:r>
      <w:r w:rsidR="00BC0F66" w:rsidRPr="00D370B1">
        <w:rPr>
          <w:rFonts w:ascii="Times New Roman" w:eastAsia="Times New Roman" w:hAnsi="Times New Roman" w:cs="Times New Roman"/>
          <w:b/>
          <w:bCs/>
          <w:color w:val="FF0000"/>
          <w:sz w:val="24"/>
          <w:szCs w:val="24"/>
        </w:rPr>
        <w:t xml:space="preserve"> </w:t>
      </w:r>
      <w:r w:rsidR="00BC0F66" w:rsidRPr="003B57AE">
        <w:rPr>
          <w:rFonts w:ascii="Times New Roman" w:eastAsia="Times New Roman" w:hAnsi="Times New Roman" w:cs="Times New Roman"/>
          <w:i/>
          <w:iCs/>
          <w:color w:val="FF0000"/>
          <w:sz w:val="24"/>
          <w:szCs w:val="24"/>
        </w:rPr>
        <w:t>Matsushima and Tanaka, 2013</w:t>
      </w:r>
      <w:r w:rsidR="00BC0F66" w:rsidRPr="006B23AF">
        <w:rPr>
          <w:rFonts w:ascii="Times New Roman" w:eastAsia="Times New Roman" w:hAnsi="Times New Roman" w:cs="Times New Roman"/>
          <w:sz w:val="24"/>
          <w:szCs w:val="24"/>
        </w:rPr>
        <w:t>) and goal</w:t>
      </w:r>
      <w:r w:rsidR="00251D5B" w:rsidRPr="006B23AF">
        <w:rPr>
          <w:rFonts w:ascii="Times New Roman" w:eastAsia="Times New Roman" w:hAnsi="Times New Roman" w:cs="Times New Roman"/>
          <w:sz w:val="24"/>
          <w:szCs w:val="24"/>
        </w:rPr>
        <w:t>-directed behavior</w:t>
      </w:r>
      <w:r w:rsidR="00BC0F66" w:rsidRPr="006B23AF">
        <w:rPr>
          <w:rFonts w:ascii="Times New Roman" w:eastAsia="Times New Roman" w:hAnsi="Times New Roman" w:cs="Times New Roman"/>
          <w:sz w:val="24"/>
          <w:szCs w:val="24"/>
        </w:rPr>
        <w:t xml:space="preserve"> (</w:t>
      </w:r>
      <w:r w:rsidR="00BC0F66" w:rsidRPr="006B23AF">
        <w:rPr>
          <w:rFonts w:ascii="Times New Roman" w:eastAsia="Times New Roman" w:hAnsi="Times New Roman" w:cs="Times New Roman"/>
          <w:i/>
          <w:iCs/>
          <w:color w:val="FF0000"/>
          <w:sz w:val="24"/>
          <w:szCs w:val="24"/>
        </w:rPr>
        <w:t xml:space="preserve">Falcone et al., </w:t>
      </w:r>
      <w:commentRangeStart w:id="110"/>
      <w:r w:rsidR="00BC0F66" w:rsidRPr="006B23AF">
        <w:rPr>
          <w:rFonts w:ascii="Times New Roman" w:eastAsia="Times New Roman" w:hAnsi="Times New Roman" w:cs="Times New Roman"/>
          <w:i/>
          <w:iCs/>
          <w:color w:val="FF0000"/>
          <w:sz w:val="24"/>
          <w:szCs w:val="24"/>
        </w:rPr>
        <w:t>2016</w:t>
      </w:r>
      <w:r w:rsidR="00BC0F66" w:rsidRPr="006B23AF">
        <w:rPr>
          <w:rFonts w:ascii="Times New Roman" w:eastAsia="Times New Roman" w:hAnsi="Times New Roman" w:cs="Times New Roman"/>
          <w:sz w:val="24"/>
          <w:szCs w:val="24"/>
        </w:rPr>
        <w:t>).</w:t>
      </w:r>
      <w:r w:rsidR="00BC0F66">
        <w:rPr>
          <w:rFonts w:ascii="Times New Roman" w:eastAsia="Times New Roman" w:hAnsi="Times New Roman" w:cs="Times New Roman"/>
          <w:sz w:val="24"/>
          <w:szCs w:val="24"/>
        </w:rPr>
        <w:t xml:space="preserve"> </w:t>
      </w:r>
      <w:commentRangeEnd w:id="110"/>
      <w:r w:rsidR="006F32D1">
        <w:rPr>
          <w:rStyle w:val="CommentReference"/>
        </w:rPr>
        <w:commentReference w:id="110"/>
      </w:r>
      <w:r w:rsidR="00B91142" w:rsidRPr="00B91142">
        <w:t xml:space="preserve"> </w:t>
      </w:r>
    </w:p>
    <w:p w14:paraId="34FA5216" w14:textId="35217164" w:rsidR="007C333F" w:rsidRDefault="007C333F" w:rsidP="00155DDA">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Outside </w:t>
      </w:r>
      <w:r w:rsidR="00BF5D50">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temporal window</w:t>
      </w:r>
      <w:r w:rsidR="00BF5D50">
        <w:rPr>
          <w:rFonts w:ascii="Times New Roman" w:eastAsia="Times New Roman" w:hAnsi="Times New Roman" w:cs="Times New Roman"/>
          <w:sz w:val="24"/>
          <w:szCs w:val="24"/>
        </w:rPr>
        <w:t xml:space="preserve"> </w:t>
      </w:r>
      <w:r w:rsidR="00155DDA">
        <w:rPr>
          <w:rFonts w:ascii="Times New Roman" w:eastAsia="Times New Roman" w:hAnsi="Times New Roman" w:cs="Times New Roman"/>
          <w:sz w:val="24"/>
          <w:szCs w:val="24"/>
        </w:rPr>
        <w:t xml:space="preserve">where we found most </w:t>
      </w:r>
      <w:r w:rsidR="00BF5D50">
        <w:rPr>
          <w:rFonts w:ascii="Times New Roman" w:eastAsia="Times New Roman" w:hAnsi="Times New Roman" w:cs="Times New Roman"/>
          <w:sz w:val="24"/>
          <w:szCs w:val="24"/>
        </w:rPr>
        <w:t>of persistent activity</w:t>
      </w:r>
      <w:r>
        <w:rPr>
          <w:rFonts w:ascii="Times New Roman" w:eastAsia="Times New Roman" w:hAnsi="Times New Roman" w:cs="Times New Roman"/>
          <w:sz w:val="24"/>
          <w:szCs w:val="24"/>
        </w:rPr>
        <w:t>,</w:t>
      </w:r>
      <w:r w:rsidR="006F32D1">
        <w:rPr>
          <w:rFonts w:ascii="Times New Roman" w:eastAsia="Times New Roman" w:hAnsi="Times New Roman" w:cs="Times New Roman"/>
          <w:sz w:val="24"/>
          <w:szCs w:val="24"/>
        </w:rPr>
        <w:t xml:space="preserve"> the information looked less widespread</w:t>
      </w:r>
      <w:r>
        <w:rPr>
          <w:rFonts w:ascii="Times New Roman" w:eastAsia="Times New Roman" w:hAnsi="Times New Roman" w:cs="Times New Roman"/>
          <w:sz w:val="24"/>
          <w:szCs w:val="24"/>
        </w:rPr>
        <w:t>. Thus, there was not a unique regime of coding</w:t>
      </w:r>
      <w:r w:rsidR="002B76D2" w:rsidRPr="002B76D2">
        <w:t xml:space="preserve"> </w:t>
      </w:r>
      <w:r w:rsidR="002B76D2">
        <w:rPr>
          <w:rFonts w:ascii="Times New Roman" w:eastAsia="Times New Roman" w:hAnsi="Times New Roman" w:cs="Times New Roman"/>
          <w:sz w:val="24"/>
          <w:szCs w:val="24"/>
        </w:rPr>
        <w:t>b</w:t>
      </w:r>
      <w:r w:rsidR="002B76D2" w:rsidRPr="002B76D2">
        <w:rPr>
          <w:rFonts w:ascii="Times New Roman" w:eastAsia="Times New Roman" w:hAnsi="Times New Roman" w:cs="Times New Roman"/>
          <w:sz w:val="24"/>
          <w:szCs w:val="24"/>
        </w:rPr>
        <w:t xml:space="preserve">oth for each factor and </w:t>
      </w:r>
      <w:r w:rsidR="006F32D1">
        <w:rPr>
          <w:rFonts w:ascii="Times New Roman" w:eastAsia="Times New Roman" w:hAnsi="Times New Roman" w:cs="Times New Roman"/>
          <w:sz w:val="24"/>
          <w:szCs w:val="24"/>
        </w:rPr>
        <w:t>their interactio</w:t>
      </w:r>
      <w:r w:rsidR="00B91142">
        <w:rPr>
          <w:rFonts w:ascii="Times New Roman" w:eastAsia="Times New Roman" w:hAnsi="Times New Roman" w:cs="Times New Roman"/>
          <w:sz w:val="24"/>
          <w:szCs w:val="24"/>
        </w:rPr>
        <w:t>n</w:t>
      </w:r>
      <w:r w:rsidR="002B76D2" w:rsidRPr="002B76D2">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Hybrid coding, </w:t>
      </w:r>
      <w:r w:rsidR="00BE052D">
        <w:rPr>
          <w:rFonts w:ascii="Times New Roman" w:eastAsia="Times New Roman" w:hAnsi="Times New Roman" w:cs="Times New Roman"/>
          <w:sz w:val="24"/>
          <w:szCs w:val="24"/>
        </w:rPr>
        <w:t xml:space="preserve">such as </w:t>
      </w:r>
      <w:r>
        <w:rPr>
          <w:rFonts w:ascii="Times New Roman" w:eastAsia="Times New Roman" w:hAnsi="Times New Roman" w:cs="Times New Roman"/>
          <w:sz w:val="24"/>
          <w:szCs w:val="24"/>
        </w:rPr>
        <w:t xml:space="preserve">fully stable or fully dynamic, was found to coexist in both OFC and ACC for encoding value </w:t>
      </w:r>
      <w:r w:rsidR="00FF7C62">
        <w:rPr>
          <w:rFonts w:ascii="Times New Roman" w:eastAsia="Times New Roman" w:hAnsi="Times New Roman" w:cs="Times New Roman"/>
          <w:sz w:val="24"/>
          <w:szCs w:val="24"/>
        </w:rPr>
        <w:t xml:space="preserve">and it is thought to </w:t>
      </w:r>
      <w:r w:rsidR="001D5489">
        <w:rPr>
          <w:rFonts w:ascii="Times New Roman" w:eastAsia="Times New Roman" w:hAnsi="Times New Roman" w:cs="Times New Roman"/>
          <w:sz w:val="24"/>
          <w:szCs w:val="24"/>
        </w:rPr>
        <w:t xml:space="preserve">support </w:t>
      </w:r>
      <w:r w:rsidR="00FF7C62">
        <w:rPr>
          <w:rFonts w:ascii="Times New Roman" w:eastAsia="Times New Roman" w:hAnsi="Times New Roman" w:cs="Times New Roman"/>
          <w:sz w:val="24"/>
          <w:szCs w:val="24"/>
        </w:rPr>
        <w:t xml:space="preserve">flexible cognitive </w:t>
      </w:r>
      <w:r w:rsidR="00B91142">
        <w:rPr>
          <w:rFonts w:ascii="Times New Roman" w:eastAsia="Times New Roman" w:hAnsi="Times New Roman" w:cs="Times New Roman"/>
          <w:sz w:val="24"/>
          <w:szCs w:val="24"/>
        </w:rPr>
        <w:t xml:space="preserve">abilities </w:t>
      </w:r>
      <w:r w:rsidR="00590211">
        <w:rPr>
          <w:rFonts w:ascii="Times New Roman" w:eastAsia="Times New Roman" w:hAnsi="Times New Roman" w:cs="Times New Roman"/>
          <w:sz w:val="24"/>
          <w:szCs w:val="24"/>
        </w:rPr>
        <w:t>(</w:t>
      </w:r>
      <w:r w:rsidR="00590211" w:rsidRPr="00E9115F">
        <w:rPr>
          <w:rFonts w:ascii="Times New Roman" w:eastAsia="Times New Roman" w:hAnsi="Times New Roman" w:cs="Times New Roman"/>
          <w:i/>
          <w:iCs/>
          <w:color w:val="FF0000"/>
          <w:sz w:val="24"/>
          <w:szCs w:val="24"/>
        </w:rPr>
        <w:t>Enel et al., 2020</w:t>
      </w:r>
      <w:r w:rsidR="00590211">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14:paraId="00000096" w14:textId="18D396E5" w:rsidR="003B379C" w:rsidRDefault="00D3041E" w:rsidP="00001C7C">
      <w:pPr>
        <w:spacing w:after="0" w:line="480" w:lineRule="auto"/>
        <w:ind w:firstLine="36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Prefrontal cortex </w:t>
      </w:r>
      <w:r w:rsidR="00001C7C">
        <w:rPr>
          <w:rFonts w:ascii="Times New Roman" w:eastAsia="Times New Roman" w:hAnsi="Times New Roman" w:cs="Times New Roman"/>
          <w:sz w:val="24"/>
          <w:szCs w:val="24"/>
        </w:rPr>
        <w:t xml:space="preserve">also </w:t>
      </w:r>
      <w:r>
        <w:rPr>
          <w:rFonts w:ascii="Times New Roman" w:eastAsia="Times New Roman" w:hAnsi="Times New Roman" w:cs="Times New Roman"/>
          <w:sz w:val="24"/>
          <w:szCs w:val="24"/>
        </w:rPr>
        <w:t>contributes to temporal perception (</w:t>
      </w:r>
      <w:r>
        <w:rPr>
          <w:rFonts w:ascii="Times New Roman" w:eastAsia="Times New Roman" w:hAnsi="Times New Roman" w:cs="Times New Roman"/>
          <w:i/>
          <w:color w:val="FF0000"/>
          <w:sz w:val="24"/>
          <w:szCs w:val="24"/>
        </w:rPr>
        <w:t>Genovesio et al., 2006; 2009</w:t>
      </w:r>
      <w:r>
        <w:rPr>
          <w:rFonts w:ascii="Times New Roman" w:eastAsia="Times New Roman" w:hAnsi="Times New Roman" w:cs="Times New Roman"/>
          <w:sz w:val="24"/>
          <w:szCs w:val="24"/>
        </w:rPr>
        <w:t xml:space="preserve">), and lesions and transcranial </w:t>
      </w:r>
      <w:r w:rsidR="00CA7AF8">
        <w:rPr>
          <w:rFonts w:ascii="Times New Roman" w:eastAsia="Times New Roman" w:hAnsi="Times New Roman" w:cs="Times New Roman"/>
          <w:sz w:val="24"/>
          <w:szCs w:val="24"/>
        </w:rPr>
        <w:t>stimulation of the right</w:t>
      </w:r>
      <w:r>
        <w:rPr>
          <w:rFonts w:ascii="Times New Roman" w:eastAsia="Times New Roman" w:hAnsi="Times New Roman" w:cs="Times New Roman"/>
          <w:sz w:val="24"/>
          <w:szCs w:val="24"/>
        </w:rPr>
        <w:t xml:space="preserve"> prefrontal cortex induce impairments in time intervals estimations (</w:t>
      </w:r>
      <w:r>
        <w:rPr>
          <w:rFonts w:ascii="Times New Roman" w:eastAsia="Times New Roman" w:hAnsi="Times New Roman" w:cs="Times New Roman"/>
          <w:i/>
          <w:color w:val="FF0000"/>
          <w:sz w:val="24"/>
          <w:szCs w:val="24"/>
        </w:rPr>
        <w:t>Koch G et al., 2002; 2003</w:t>
      </w:r>
      <w:r w:rsidR="000E7199">
        <w:rPr>
          <w:rFonts w:ascii="Times New Roman" w:eastAsia="Times New Roman" w:hAnsi="Times New Roman" w:cs="Times New Roman"/>
          <w:i/>
          <w:color w:val="FF0000"/>
          <w:sz w:val="24"/>
          <w:szCs w:val="24"/>
        </w:rPr>
        <w:t>;</w:t>
      </w:r>
      <w:r w:rsidR="000E7199" w:rsidRPr="000E7199">
        <w:rPr>
          <w:rFonts w:ascii="Times New Roman" w:eastAsia="Times New Roman" w:hAnsi="Times New Roman" w:cs="Times New Roman"/>
          <w:i/>
          <w:color w:val="FF0000"/>
          <w:sz w:val="24"/>
          <w:szCs w:val="24"/>
        </w:rPr>
        <w:t xml:space="preserve"> </w:t>
      </w:r>
      <w:r w:rsidR="000E7199">
        <w:rPr>
          <w:rFonts w:ascii="Times New Roman" w:eastAsia="Times New Roman" w:hAnsi="Times New Roman" w:cs="Times New Roman"/>
          <w:i/>
          <w:color w:val="FF0000"/>
          <w:sz w:val="24"/>
          <w:szCs w:val="24"/>
        </w:rPr>
        <w:t>Jones CR et al, 2004;</w:t>
      </w:r>
      <w:r>
        <w:rPr>
          <w:rFonts w:ascii="Times New Roman" w:eastAsia="Times New Roman" w:hAnsi="Times New Roman" w:cs="Times New Roman"/>
          <w:sz w:val="24"/>
          <w:szCs w:val="24"/>
        </w:rPr>
        <w:t>). Our task does not require</w:t>
      </w:r>
      <w:r w:rsidR="00CA7AF8">
        <w:rPr>
          <w:rFonts w:ascii="Times New Roman" w:eastAsia="Times New Roman" w:hAnsi="Times New Roman" w:cs="Times New Roman"/>
          <w:sz w:val="24"/>
          <w:szCs w:val="24"/>
        </w:rPr>
        <w:t xml:space="preserve"> </w:t>
      </w:r>
      <w:r w:rsidR="00911CBC">
        <w:rPr>
          <w:rFonts w:ascii="Times New Roman" w:eastAsia="Times New Roman" w:hAnsi="Times New Roman" w:cs="Times New Roman"/>
          <w:sz w:val="24"/>
          <w:szCs w:val="24"/>
        </w:rPr>
        <w:t>to</w:t>
      </w:r>
      <w:r w:rsidR="004820CF">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estimat</w:t>
      </w:r>
      <w:r w:rsidR="00911CBC">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 the time to achieve a temporal goal, such as estimat</w:t>
      </w:r>
      <w:r w:rsidR="00CA7AF8">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when releas</w:t>
      </w:r>
      <w:r w:rsidR="0078641F">
        <w:rPr>
          <w:rFonts w:ascii="Times New Roman" w:eastAsia="Times New Roman" w:hAnsi="Times New Roman" w:cs="Times New Roman"/>
          <w:sz w:val="24"/>
          <w:szCs w:val="24"/>
        </w:rPr>
        <w:t>ing</w:t>
      </w:r>
      <w:r>
        <w:rPr>
          <w:rFonts w:ascii="Times New Roman" w:eastAsia="Times New Roman" w:hAnsi="Times New Roman" w:cs="Times New Roman"/>
          <w:sz w:val="24"/>
          <w:szCs w:val="24"/>
        </w:rPr>
        <w:t xml:space="preserve"> the bar</w:t>
      </w:r>
      <w:r w:rsidR="0060589D">
        <w:rPr>
          <w:rFonts w:ascii="Times New Roman" w:eastAsia="Times New Roman" w:hAnsi="Times New Roman" w:cs="Times New Roman"/>
          <w:sz w:val="24"/>
          <w:szCs w:val="24"/>
        </w:rPr>
        <w:t>;</w:t>
      </w:r>
      <w:r w:rsidR="00CA7AF8">
        <w:t xml:space="preserve"> </w:t>
      </w:r>
      <w:r>
        <w:rPr>
          <w:rFonts w:ascii="Times New Roman" w:eastAsia="Times New Roman" w:hAnsi="Times New Roman" w:cs="Times New Roman"/>
          <w:sz w:val="24"/>
          <w:szCs w:val="24"/>
        </w:rPr>
        <w:t>during the cue period the animal cannot easily predict when the signal for accepting or discarding the offer will appear. It may</w:t>
      </w:r>
      <w:r w:rsidR="00CA7AF8">
        <w:rPr>
          <w:rFonts w:ascii="Times New Roman" w:eastAsia="Times New Roman" w:hAnsi="Times New Roman" w:cs="Times New Roman"/>
          <w:sz w:val="24"/>
          <w:szCs w:val="24"/>
        </w:rPr>
        <w:t xml:space="preserve"> also</w:t>
      </w:r>
      <w:r>
        <w:rPr>
          <w:rFonts w:ascii="Times New Roman" w:eastAsia="Times New Roman" w:hAnsi="Times New Roman" w:cs="Times New Roman"/>
          <w:sz w:val="24"/>
          <w:szCs w:val="24"/>
        </w:rPr>
        <w:t xml:space="preserve"> be reasonable to think that</w:t>
      </w:r>
      <w:r w:rsidR="00CA7AF8">
        <w:rPr>
          <w:rFonts w:ascii="Times New Roman" w:eastAsia="Times New Roman" w:hAnsi="Times New Roman" w:cs="Times New Roman"/>
          <w:sz w:val="24"/>
          <w:szCs w:val="24"/>
        </w:rPr>
        <w:t xml:space="preserve"> </w:t>
      </w:r>
      <w:r w:rsidR="00A878E8">
        <w:rPr>
          <w:rFonts w:ascii="Times New Roman" w:eastAsia="Times New Roman" w:hAnsi="Times New Roman" w:cs="Times New Roman"/>
          <w:sz w:val="24"/>
          <w:szCs w:val="24"/>
        </w:rPr>
        <w:t>while the</w:t>
      </w:r>
      <w:r>
        <w:rPr>
          <w:rFonts w:ascii="Times New Roman" w:eastAsia="Times New Roman" w:hAnsi="Times New Roman" w:cs="Times New Roman"/>
          <w:sz w:val="24"/>
          <w:szCs w:val="24"/>
        </w:rPr>
        <w:t xml:space="preserve"> animal cannot predict when to release the bar,</w:t>
      </w:r>
      <w:r w:rsidR="00CA7AF8">
        <w:rPr>
          <w:rFonts w:ascii="Times New Roman" w:eastAsia="Times New Roman" w:hAnsi="Times New Roman" w:cs="Times New Roman"/>
          <w:sz w:val="24"/>
          <w:szCs w:val="24"/>
        </w:rPr>
        <w:t xml:space="preserve"> the sustained coding </w:t>
      </w:r>
      <w:r w:rsidR="00561B5B">
        <w:rPr>
          <w:rFonts w:ascii="Times New Roman" w:eastAsia="Times New Roman" w:hAnsi="Times New Roman" w:cs="Times New Roman"/>
          <w:sz w:val="24"/>
          <w:szCs w:val="24"/>
        </w:rPr>
        <w:t>we found</w:t>
      </w:r>
      <w:r w:rsidR="00E142AD">
        <w:rPr>
          <w:rFonts w:ascii="Times New Roman" w:eastAsia="Times New Roman" w:hAnsi="Times New Roman" w:cs="Times New Roman"/>
          <w:sz w:val="24"/>
          <w:szCs w:val="24"/>
        </w:rPr>
        <w:t xml:space="preserve"> especially for delay factor</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may </w:t>
      </w:r>
      <w:r w:rsidR="00771399">
        <w:rPr>
          <w:rFonts w:ascii="Times New Roman" w:eastAsia="Times New Roman" w:hAnsi="Times New Roman" w:cs="Times New Roman"/>
          <w:sz w:val="24"/>
          <w:szCs w:val="24"/>
        </w:rPr>
        <w:t>simply reflect</w:t>
      </w:r>
      <w:r w:rsidR="00561B5B">
        <w:rPr>
          <w:rFonts w:ascii="Times New Roman" w:eastAsia="Times New Roman" w:hAnsi="Times New Roman" w:cs="Times New Roman"/>
          <w:sz w:val="24"/>
          <w:szCs w:val="24"/>
        </w:rPr>
        <w:t xml:space="preserve"> </w:t>
      </w:r>
      <w:r w:rsidR="00CA7AF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holding </w:t>
      </w:r>
      <w:r w:rsidR="001970A4">
        <w:rPr>
          <w:rFonts w:ascii="Times New Roman" w:eastAsia="Times New Roman" w:hAnsi="Times New Roman" w:cs="Times New Roman"/>
          <w:sz w:val="24"/>
          <w:szCs w:val="24"/>
        </w:rPr>
        <w:t xml:space="preserve">of </w:t>
      </w:r>
      <w:r>
        <w:rPr>
          <w:rFonts w:ascii="Times New Roman" w:eastAsia="Times New Roman" w:hAnsi="Times New Roman" w:cs="Times New Roman"/>
          <w:sz w:val="24"/>
          <w:szCs w:val="24"/>
        </w:rPr>
        <w:t xml:space="preserve">the bar. </w:t>
      </w:r>
      <w:r w:rsidR="00CA7AF8">
        <w:rPr>
          <w:rFonts w:ascii="Times New Roman" w:eastAsia="Times New Roman" w:hAnsi="Times New Roman" w:cs="Times New Roman"/>
          <w:sz w:val="24"/>
          <w:szCs w:val="24"/>
        </w:rPr>
        <w:t>T</w:t>
      </w:r>
      <w:r>
        <w:rPr>
          <w:rFonts w:ascii="Times New Roman" w:eastAsia="Times New Roman" w:hAnsi="Times New Roman" w:cs="Times New Roman"/>
          <w:sz w:val="24"/>
          <w:szCs w:val="24"/>
        </w:rPr>
        <w:t>his interpretation seems unlikely</w:t>
      </w:r>
      <w:r w:rsidR="00CA7AF8">
        <w:rPr>
          <w:rFonts w:ascii="Times New Roman" w:eastAsia="Times New Roman" w:hAnsi="Times New Roman" w:cs="Times New Roman"/>
          <w:sz w:val="24"/>
          <w:szCs w:val="24"/>
        </w:rPr>
        <w:t>, as w</w:t>
      </w:r>
      <w:r>
        <w:rPr>
          <w:rFonts w:ascii="Times New Roman" w:eastAsia="Times New Roman" w:hAnsi="Times New Roman" w:cs="Times New Roman"/>
          <w:sz w:val="24"/>
          <w:szCs w:val="24"/>
        </w:rPr>
        <w:t xml:space="preserve">e did not </w:t>
      </w:r>
      <w:r w:rsidR="00CA7AF8">
        <w:rPr>
          <w:rFonts w:ascii="Times New Roman" w:eastAsia="Times New Roman" w:hAnsi="Times New Roman" w:cs="Times New Roman"/>
          <w:sz w:val="24"/>
          <w:szCs w:val="24"/>
        </w:rPr>
        <w:t>find</w:t>
      </w:r>
      <w:r>
        <w:rPr>
          <w:rFonts w:ascii="Times New Roman" w:eastAsia="Times New Roman" w:hAnsi="Times New Roman" w:cs="Times New Roman"/>
          <w:sz w:val="24"/>
          <w:szCs w:val="24"/>
        </w:rPr>
        <w:t xml:space="preserve"> evidence of </w:t>
      </w:r>
      <w:r w:rsidR="00BD733C">
        <w:rPr>
          <w:rFonts w:ascii="Times New Roman" w:eastAsia="Times New Roman" w:hAnsi="Times New Roman" w:cs="Times New Roman"/>
          <w:sz w:val="24"/>
          <w:szCs w:val="24"/>
        </w:rPr>
        <w:t xml:space="preserve">a </w:t>
      </w:r>
      <w:r w:rsidR="00771399">
        <w:rPr>
          <w:rFonts w:ascii="Times New Roman" w:eastAsia="Times New Roman" w:hAnsi="Times New Roman" w:cs="Times New Roman"/>
          <w:sz w:val="24"/>
          <w:szCs w:val="24"/>
        </w:rPr>
        <w:t xml:space="preserve">similar </w:t>
      </w:r>
      <w:r w:rsidR="00BD733C">
        <w:rPr>
          <w:rFonts w:ascii="Times New Roman" w:eastAsia="Times New Roman" w:hAnsi="Times New Roman" w:cs="Times New Roman"/>
          <w:sz w:val="24"/>
          <w:szCs w:val="24"/>
        </w:rPr>
        <w:t xml:space="preserve">distributed </w:t>
      </w:r>
      <w:r>
        <w:rPr>
          <w:rFonts w:ascii="Times New Roman" w:eastAsia="Times New Roman" w:hAnsi="Times New Roman" w:cs="Times New Roman"/>
          <w:sz w:val="24"/>
          <w:szCs w:val="24"/>
        </w:rPr>
        <w:t xml:space="preserve">coding </w:t>
      </w:r>
      <w:r w:rsidR="00CA7AF8">
        <w:rPr>
          <w:rFonts w:ascii="Times New Roman" w:eastAsia="Times New Roman" w:hAnsi="Times New Roman" w:cs="Times New Roman"/>
          <w:sz w:val="24"/>
          <w:szCs w:val="24"/>
        </w:rPr>
        <w:t xml:space="preserve">in </w:t>
      </w:r>
      <w:r>
        <w:rPr>
          <w:rFonts w:ascii="Times New Roman" w:eastAsia="Times New Roman" w:hAnsi="Times New Roman" w:cs="Times New Roman"/>
          <w:sz w:val="24"/>
          <w:szCs w:val="24"/>
        </w:rPr>
        <w:t>th</w:t>
      </w:r>
      <w:r w:rsidR="00771399">
        <w:rPr>
          <w:rFonts w:ascii="Times New Roman" w:eastAsia="Times New Roman" w:hAnsi="Times New Roman" w:cs="Times New Roman"/>
          <w:sz w:val="24"/>
          <w:szCs w:val="24"/>
        </w:rPr>
        <w:t>ose</w:t>
      </w:r>
      <w:r>
        <w:rPr>
          <w:rFonts w:ascii="Times New Roman" w:eastAsia="Times New Roman" w:hAnsi="Times New Roman" w:cs="Times New Roman"/>
          <w:sz w:val="24"/>
          <w:szCs w:val="24"/>
        </w:rPr>
        <w:t xml:space="preserve"> neurons (53/170) that</w:t>
      </w:r>
      <w:r w:rsidR="00CA7AF8">
        <w:rPr>
          <w:rFonts w:ascii="Times New Roman" w:eastAsia="Times New Roman" w:hAnsi="Times New Roman" w:cs="Times New Roman"/>
          <w:sz w:val="24"/>
          <w:szCs w:val="24"/>
        </w:rPr>
        <w:t xml:space="preserve"> did not show</w:t>
      </w:r>
      <w:r>
        <w:rPr>
          <w:rFonts w:ascii="Times New Roman" w:eastAsia="Times New Roman" w:hAnsi="Times New Roman" w:cs="Times New Roman"/>
          <w:sz w:val="24"/>
          <w:szCs w:val="24"/>
        </w:rPr>
        <w:t xml:space="preserve"> selectivity for drops and/or delay.  </w:t>
      </w:r>
    </w:p>
    <w:p w14:paraId="00000099" w14:textId="414E618A" w:rsidR="003B379C" w:rsidRDefault="008941BE">
      <w:pPr>
        <w:spacing w:after="0" w:line="480" w:lineRule="auto"/>
        <w:ind w:firstLine="426"/>
        <w:rPr>
          <w:rFonts w:ascii="Times New Roman" w:eastAsia="Times New Roman" w:hAnsi="Times New Roman" w:cs="Times New Roman"/>
          <w:sz w:val="24"/>
          <w:szCs w:val="24"/>
        </w:rPr>
      </w:pPr>
      <w:r>
        <w:rPr>
          <w:rFonts w:ascii="Times New Roman" w:eastAsia="Times New Roman" w:hAnsi="Times New Roman" w:cs="Times New Roman"/>
          <w:sz w:val="24"/>
          <w:szCs w:val="24"/>
        </w:rPr>
        <w:t>We also</w:t>
      </w:r>
      <w:r w:rsidR="00D3041E">
        <w:rPr>
          <w:rFonts w:ascii="Times New Roman" w:eastAsia="Times New Roman" w:hAnsi="Times New Roman" w:cs="Times New Roman"/>
          <w:sz w:val="24"/>
          <w:szCs w:val="24"/>
        </w:rPr>
        <w:t xml:space="preserve"> provide evidence that a subset of lPFC neurons changed their firing rates, as the coefficient of the first principal component, linearly with the discounted value calculated from the behavior, in line with another study in monkey OFC and ACC (</w:t>
      </w:r>
      <w:r w:rsidR="00D3041E">
        <w:rPr>
          <w:rFonts w:ascii="Times New Roman" w:eastAsia="Times New Roman" w:hAnsi="Times New Roman" w:cs="Times New Roman"/>
          <w:i/>
          <w:color w:val="FF0000"/>
          <w:sz w:val="24"/>
          <w:szCs w:val="24"/>
        </w:rPr>
        <w:t>Enel et al., 2020</w:t>
      </w:r>
      <w:r w:rsidR="00D3041E">
        <w:rPr>
          <w:rFonts w:ascii="Times New Roman" w:eastAsia="Times New Roman" w:hAnsi="Times New Roman" w:cs="Times New Roman"/>
          <w:sz w:val="24"/>
          <w:szCs w:val="24"/>
        </w:rPr>
        <w:t>) and our</w:t>
      </w:r>
      <w:r w:rsidR="00136A46">
        <w:rPr>
          <w:rFonts w:ascii="Times New Roman" w:eastAsia="Times New Roman" w:hAnsi="Times New Roman" w:cs="Times New Roman"/>
          <w:sz w:val="24"/>
          <w:szCs w:val="24"/>
        </w:rPr>
        <w:t xml:space="preserve">s </w:t>
      </w:r>
      <w:r w:rsidR="00D3041E">
        <w:rPr>
          <w:rFonts w:ascii="Times New Roman" w:eastAsia="Times New Roman" w:hAnsi="Times New Roman" w:cs="Times New Roman"/>
          <w:sz w:val="24"/>
          <w:szCs w:val="24"/>
        </w:rPr>
        <w:t>in the striatum (</w:t>
      </w:r>
      <w:r w:rsidR="00D3041E">
        <w:rPr>
          <w:rFonts w:ascii="Times New Roman" w:eastAsia="Times New Roman" w:hAnsi="Times New Roman" w:cs="Times New Roman"/>
          <w:i/>
          <w:color w:val="FF0000"/>
          <w:sz w:val="24"/>
          <w:szCs w:val="24"/>
        </w:rPr>
        <w:t>Falcone et al., 2019</w:t>
      </w:r>
      <w:r w:rsidR="00D3041E">
        <w:rPr>
          <w:rFonts w:ascii="Times New Roman" w:eastAsia="Times New Roman" w:hAnsi="Times New Roman" w:cs="Times New Roman"/>
          <w:sz w:val="24"/>
          <w:szCs w:val="24"/>
        </w:rPr>
        <w:t xml:space="preserve">). In addition, responses appeared clustered in such a way that they were indistinguishable for several visual cues of equivalent value. This result makes it more likely that the neural responses were related to the value encoded than by the identity of the visual cues per se.  </w:t>
      </w:r>
    </w:p>
    <w:p w14:paraId="2AFB2010" w14:textId="48239063" w:rsidR="006A1E57" w:rsidRDefault="001F0301" w:rsidP="00FA13CC">
      <w:pPr>
        <w:spacing w:after="0" w:line="480" w:lineRule="auto"/>
        <w:ind w:firstLine="360"/>
        <w:rPr>
          <w:rFonts w:ascii="Times New Roman" w:eastAsia="Times New Roman" w:hAnsi="Times New Roman" w:cs="Times New Roman"/>
          <w:sz w:val="24"/>
          <w:szCs w:val="24"/>
        </w:rPr>
      </w:pPr>
      <w:r w:rsidRPr="001F0301">
        <w:rPr>
          <w:rFonts w:ascii="Times New Roman" w:eastAsia="Times New Roman" w:hAnsi="Times New Roman" w:cs="Times New Roman"/>
          <w:sz w:val="24"/>
          <w:szCs w:val="24"/>
        </w:rPr>
        <w:t xml:space="preserve">Overall, our work has shown that the information of the predicted outcome </w:t>
      </w:r>
      <w:r w:rsidR="00712F7C">
        <w:rPr>
          <w:rFonts w:ascii="Times New Roman" w:eastAsia="Times New Roman" w:hAnsi="Times New Roman" w:cs="Times New Roman"/>
          <w:sz w:val="24"/>
          <w:szCs w:val="24"/>
        </w:rPr>
        <w:t xml:space="preserve">in lPFC </w:t>
      </w:r>
      <w:r w:rsidRPr="001F0301">
        <w:rPr>
          <w:rFonts w:ascii="Times New Roman" w:eastAsia="Times New Roman" w:hAnsi="Times New Roman" w:cs="Times New Roman"/>
          <w:sz w:val="24"/>
          <w:szCs w:val="24"/>
        </w:rPr>
        <w:t>is mainly expressed by a r</w:t>
      </w:r>
      <w:r w:rsidR="00C61990">
        <w:rPr>
          <w:rFonts w:ascii="Times New Roman" w:eastAsia="Times New Roman" w:hAnsi="Times New Roman" w:cs="Times New Roman"/>
          <w:sz w:val="24"/>
          <w:szCs w:val="24"/>
        </w:rPr>
        <w:t>ate</w:t>
      </w:r>
      <w:r w:rsidRPr="001F0301">
        <w:rPr>
          <w:rFonts w:ascii="Times New Roman" w:eastAsia="Times New Roman" w:hAnsi="Times New Roman" w:cs="Times New Roman"/>
          <w:sz w:val="24"/>
          <w:szCs w:val="24"/>
        </w:rPr>
        <w:t>-based activity pattern for each individual neuron and a time-based activity pattern at the population level.</w:t>
      </w:r>
    </w:p>
    <w:p w14:paraId="1958DAD8" w14:textId="77777777" w:rsidR="001F0301" w:rsidRDefault="001F0301" w:rsidP="004820CF">
      <w:pPr>
        <w:spacing w:after="0" w:line="480" w:lineRule="auto"/>
        <w:rPr>
          <w:rFonts w:ascii="Times New Roman" w:eastAsia="Times New Roman" w:hAnsi="Times New Roman" w:cs="Times New Roman"/>
          <w:sz w:val="24"/>
          <w:szCs w:val="24"/>
        </w:rPr>
      </w:pPr>
    </w:p>
    <w:p w14:paraId="0000009C" w14:textId="168FF01C"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References</w:t>
      </w:r>
    </w:p>
    <w:p w14:paraId="0000009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Adrian MO (2004) Cognitive dysfunction in Parkinson’s disease: the role of frontostriatal circuitry. Neuroscientist. 10:525-537. </w:t>
      </w:r>
    </w:p>
    <w:p w14:paraId="0000009E"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Amaral, D. G., &amp; Price, J. L. (1984). Amygdalo-cortical projections in the monkey (Macaca fascicularis). Journal of Comparative Neurology, 230, 465–496.</w:t>
      </w:r>
    </w:p>
    <w:p w14:paraId="0000009F"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Barbas, H., and Mesulam, M. M. (1985). Cortical afferent input to the principalis region of the rhesus monkey. Neuroscience, 15, 619–637.</w:t>
      </w:r>
    </w:p>
    <w:p w14:paraId="000000A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Barbas, H., and De Olmos, J. (1990). Projections from the amygdala to basoventral and mediodorsal prefrontal regions in the rhesus monkey. Journal of Comparative Neurology, 300, 549–571.</w:t>
      </w:r>
    </w:p>
    <w:p w14:paraId="000000A1"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Bowman EM, Aigner TG, Richmond BJ. Neural signals in the monkey ventral striatum related to motivation for juice and cocaine rewards. J Neurophysiol. 1996, 75: 1061-1073.</w:t>
      </w:r>
    </w:p>
    <w:p w14:paraId="000000A2" w14:textId="589DA471" w:rsidR="003B379C" w:rsidRPr="00E80DB6" w:rsidRDefault="00D3041E">
      <w:pPr>
        <w:spacing w:after="0" w:line="480" w:lineRule="auto"/>
        <w:rPr>
          <w:rFonts w:ascii="Times New Roman" w:eastAsia="Times New Roman" w:hAnsi="Times New Roman" w:cs="Times New Roman"/>
          <w:color w:val="000000"/>
          <w:sz w:val="24"/>
          <w:szCs w:val="24"/>
          <w:lang w:val="es-ES"/>
        </w:rPr>
      </w:pPr>
      <w:r>
        <w:rPr>
          <w:rFonts w:ascii="Times New Roman" w:eastAsia="Times New Roman" w:hAnsi="Times New Roman" w:cs="Times New Roman"/>
          <w:color w:val="000000"/>
          <w:sz w:val="24"/>
          <w:szCs w:val="24"/>
        </w:rPr>
        <w:t xml:space="preserve">Bouret S, Richmond BJ. </w:t>
      </w:r>
      <w:hyperlink r:id="rId19">
        <w:r>
          <w:rPr>
            <w:rFonts w:ascii="Times New Roman" w:eastAsia="Times New Roman" w:hAnsi="Times New Roman" w:cs="Times New Roman"/>
            <w:color w:val="000000"/>
            <w:sz w:val="24"/>
            <w:szCs w:val="24"/>
          </w:rPr>
          <w:t>Ventromedial and orbital prefrontal neurons differentially encode internally and externally driven motivational values in monkeys.</w:t>
        </w:r>
      </w:hyperlink>
      <w:r>
        <w:rPr>
          <w:rFonts w:ascii="Times New Roman" w:eastAsia="Times New Roman" w:hAnsi="Times New Roman" w:cs="Times New Roman"/>
          <w:color w:val="000000"/>
          <w:sz w:val="24"/>
          <w:szCs w:val="24"/>
        </w:rPr>
        <w:t xml:space="preserve"> </w:t>
      </w:r>
      <w:r w:rsidRPr="007D21DA">
        <w:rPr>
          <w:rFonts w:ascii="Times New Roman" w:eastAsia="Times New Roman" w:hAnsi="Times New Roman" w:cs="Times New Roman"/>
          <w:color w:val="000000"/>
          <w:sz w:val="24"/>
          <w:szCs w:val="24"/>
          <w:lang w:val="es-ES"/>
        </w:rPr>
        <w:t xml:space="preserve">J Neurosci. </w:t>
      </w:r>
      <w:r w:rsidRPr="00E80DB6">
        <w:rPr>
          <w:rFonts w:ascii="Times New Roman" w:eastAsia="Times New Roman" w:hAnsi="Times New Roman" w:cs="Times New Roman"/>
          <w:color w:val="000000"/>
          <w:sz w:val="24"/>
          <w:szCs w:val="24"/>
          <w:lang w:val="es-ES"/>
        </w:rPr>
        <w:t>2010, 30: 8591-8601</w:t>
      </w:r>
      <w:r w:rsidR="00695231" w:rsidRPr="00E80DB6">
        <w:rPr>
          <w:rFonts w:ascii="Times New Roman" w:eastAsia="Times New Roman" w:hAnsi="Times New Roman" w:cs="Times New Roman"/>
          <w:color w:val="000000"/>
          <w:sz w:val="24"/>
          <w:szCs w:val="24"/>
          <w:lang w:val="es-ES"/>
        </w:rPr>
        <w:t>.</w:t>
      </w:r>
    </w:p>
    <w:p w14:paraId="32BA6C1A" w14:textId="32F5E7B3" w:rsidR="00695231" w:rsidRPr="00695231" w:rsidRDefault="00695231">
      <w:pPr>
        <w:spacing w:after="0" w:line="480" w:lineRule="auto"/>
        <w:rPr>
          <w:rFonts w:ascii="Times New Roman" w:eastAsia="Times New Roman" w:hAnsi="Times New Roman" w:cs="Times New Roman"/>
          <w:b/>
          <w:sz w:val="24"/>
          <w:szCs w:val="24"/>
        </w:rPr>
      </w:pPr>
      <w:r w:rsidRPr="00695231">
        <w:rPr>
          <w:rFonts w:ascii="Times New Roman" w:hAnsi="Times New Roman" w:cs="Times New Roman"/>
          <w:sz w:val="24"/>
          <w:szCs w:val="24"/>
          <w:lang w:val="es-ES"/>
        </w:rPr>
        <w:t xml:space="preserve">Camus, M., Halelamien, N., Plassmann, H., Shimojo, S., O‘Doherty, J., Camerer, C., et al.,2009. </w:t>
      </w:r>
      <w:r w:rsidRPr="00695231">
        <w:rPr>
          <w:rFonts w:ascii="Times New Roman" w:hAnsi="Times New Roman" w:cs="Times New Roman"/>
          <w:sz w:val="24"/>
          <w:szCs w:val="24"/>
        </w:rPr>
        <w:t>Repetitive transcranial magnetic stimulation over the right dorsolateral</w:t>
      </w:r>
      <w:r w:rsidR="00255929">
        <w:rPr>
          <w:rFonts w:ascii="Times New Roman" w:hAnsi="Times New Roman" w:cs="Times New Roman"/>
          <w:sz w:val="24"/>
          <w:szCs w:val="24"/>
        </w:rPr>
        <w:t xml:space="preserve"> </w:t>
      </w:r>
      <w:r w:rsidRPr="00695231">
        <w:rPr>
          <w:rFonts w:ascii="Times New Roman" w:hAnsi="Times New Roman" w:cs="Times New Roman"/>
          <w:sz w:val="24"/>
          <w:szCs w:val="24"/>
        </w:rPr>
        <w:t>prefrontal cortex decreases valuations during food choices. Eur. J. Neurosci. 30(10), 1980–1988.</w:t>
      </w:r>
    </w:p>
    <w:p w14:paraId="000000A3"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Carmichael, S. T., &amp; Price, J. L. (1995). Sensory and premotor connections of the orbital and medial prefrontal cortex of macaque monkeys. Journal of Comparative Neurology, 363, 642–664.</w:t>
      </w:r>
    </w:p>
    <w:p w14:paraId="000000A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Christos Constantinidis, Shintaro Funahashi, Daeyeol Lee, John D. Murray, Xue-Lian Qi, Min Wang, and Amy F.T. Arnsten. (2018) Persistent Spiking Activity Underlies Working Memory. The J Neurosci 38:7020 –7028.</w:t>
      </w:r>
    </w:p>
    <w:p w14:paraId="000000A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Costantinidis C et al., (2018). Persistent Spiking Activity Underlies Working Memory. The J Neurosci. 38: 7020-7028.</w:t>
      </w:r>
    </w:p>
    <w:p w14:paraId="000000A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Curtis CE and Lee D (2010) Beyond working memory: the role of persistent activity in decision making. Cell Press. Review.  </w:t>
      </w:r>
    </w:p>
    <w:p w14:paraId="000000A7"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Enel P et al., (2020). Stable and dynamic representations of value in the prefrontal cortex. eLife. 9:e54313.</w:t>
      </w:r>
    </w:p>
    <w:p w14:paraId="000000A8"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Falcone R etal., (2019) Temporal coding of reward value in monkey striatal tonically active neurons. The J Neurosci. 39:7539 –7550. </w:t>
      </w:r>
    </w:p>
    <w:p w14:paraId="000000A9"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Ferry, A. T., Öngür, D., An, X. &amp; Price, J. L. Prefrontal cortical projections to the striatum in macaque monkeys: Evidence for an organization related to prefrontal networks. J. Comp. Neurol. 425, 447–470 (2000).</w:t>
      </w:r>
    </w:p>
    <w:p w14:paraId="000000A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Freedman, D.J. et al. (2001) Categorical representation of visual stimuli in the primate prefrontal cortex. Science 291, 312–316 38.</w:t>
      </w:r>
    </w:p>
    <w:p w14:paraId="000000AB"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Genovesio A et al., (2006) Neuronal activity related to elapsed time in prefrontal cortex. J Neurophysiol. 95: 3281–3285.</w:t>
      </w:r>
    </w:p>
    <w:p w14:paraId="000000AC"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Genovesio A et al., (2009) Feature- and Order-Based Timing Representations in the Frontal Cortex. Neuron. 63: 254–266. </w:t>
      </w:r>
    </w:p>
    <w:p w14:paraId="000000AD"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Green L and Myerson J (2004) A Discounting Framework for Choice With Delayed and Probabilistic Rewards. Psychol Bull 130: 769–792. Review. </w:t>
      </w:r>
    </w:p>
    <w:p w14:paraId="000000AE" w14:textId="0E9F89A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Hays AV Jr, Richmond BJ, Optican LM (1982) A UNIX-based multiple process system for real-time data acquisition and control. WESCON Conference Proceeding, pp 2/1–1 to 2/1–10. OSTI ID: 5213621.</w:t>
      </w:r>
    </w:p>
    <w:p w14:paraId="19714D80" w14:textId="4420D8D0" w:rsidR="00EE7DF9" w:rsidRPr="00126A6E" w:rsidRDefault="00EE7DF9">
      <w:pPr>
        <w:spacing w:after="0" w:line="480" w:lineRule="auto"/>
        <w:rPr>
          <w:rFonts w:ascii="Times New Roman" w:eastAsia="Times New Roman" w:hAnsi="Times New Roman" w:cs="Times New Roman"/>
          <w:sz w:val="24"/>
          <w:szCs w:val="24"/>
        </w:rPr>
      </w:pPr>
      <w:r w:rsidRPr="00126A6E">
        <w:rPr>
          <w:rFonts w:ascii="Times New Roman" w:hAnsi="Times New Roman" w:cs="Times New Roman"/>
          <w:sz w:val="24"/>
          <w:szCs w:val="24"/>
        </w:rPr>
        <w:t>Hutcherson, C.A., Plassmann, H., Gross, J.J., Rangel, A., 2012. Cognitive regulationduring decision making shifts behavioral control between ventromedial anddorsolateral prefrontal value systems. J. Neurosci. 32 (39), 13543–13554.</w:t>
      </w:r>
    </w:p>
    <w:p w14:paraId="000000AF"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Ilinsky, I. A., Jouandet, M. L., &amp; Goldman-Rakic, P. S. (1985). Organization of the nigrothalamocortical system in the rhesus monkey. Journal of Comparative Neurology, 236, 315–330.</w:t>
      </w:r>
    </w:p>
    <w:p w14:paraId="000000B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Jones CR, Rosenkranz K, Rothwell JC, Jahanshahi M. (2004). The right dorsolateral prefrontal cortex is essential in time reproduction: an investigation with repetitive transcranial magnetic stimulation. Exp. Brain Res. 158:366–372.</w:t>
      </w:r>
    </w:p>
    <w:p w14:paraId="000000B1" w14:textId="7DA5ECE6"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Kable JW and Glimcher PW. The neural correlates of subjective value during intertemporal choice. Nature Neuroscience. 10:</w:t>
      </w:r>
      <w:r w:rsidR="00C2344B">
        <w:rPr>
          <w:rFonts w:ascii="Times New Roman" w:eastAsia="Times New Roman" w:hAnsi="Times New Roman" w:cs="Times New Roman"/>
          <w:sz w:val="24"/>
          <w:szCs w:val="24"/>
        </w:rPr>
        <w:t>1</w:t>
      </w:r>
      <w:r>
        <w:rPr>
          <w:rFonts w:ascii="Times New Roman" w:eastAsia="Times New Roman" w:hAnsi="Times New Roman" w:cs="Times New Roman"/>
          <w:sz w:val="24"/>
          <w:szCs w:val="24"/>
        </w:rPr>
        <w:t>625-1633.</w:t>
      </w:r>
    </w:p>
    <w:p w14:paraId="000000B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Kennerley SW and Wallis JD (2009). Evaluating choices by single neurons in the frontal lobe: outcome value encoded across multiple decision variables. European Journal of Neuroscience. 29:2061-2073.</w:t>
      </w:r>
    </w:p>
    <w:p w14:paraId="000000B3" w14:textId="70CF938D"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Kim S et al., (2008) Prefrontal Coding of Temporally Discounted Values during Intertemporal Choice. Neuron. 59:161–172. </w:t>
      </w:r>
    </w:p>
    <w:p w14:paraId="000000B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Kobayashi, S., Lauwereyns, J., Koizumi, M., Sakagami, M., &amp; Hikosaka, O. (2002). Influence of reward expectation on visuospatial processing in macaque lateral prefrontal cortex. Journal of Neurophysiology, 87, 1488–1489.</w:t>
      </w:r>
    </w:p>
    <w:p w14:paraId="000000B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Koch G, Oliveri M, Carlesimo GA, Caltagirone C. (2002). Selective deficit of time perception in a patient with right prefrontal cortex lesion. Neurology. 59:1658–1659. </w:t>
      </w:r>
    </w:p>
    <w:p w14:paraId="000000B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Koch G, Oliveri M, Torriero S, Caltagirone C. (2003). Underestimation of time perception after repetitive transcranial magnetic stimulation. Neurology. 60:1844–1846. </w:t>
      </w:r>
    </w:p>
    <w:p w14:paraId="000000B7" w14:textId="0515291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Leon MI and Shadlen M (1999). Effect of Expected Reward Magnitude on the Response of Neurons in the Dorsolateral Prefrontal Cortex of the Macaque. Neuron. 24: 415-425.</w:t>
      </w:r>
    </w:p>
    <w:p w14:paraId="2732362A" w14:textId="77777777" w:rsidR="00493482" w:rsidRDefault="00D94376" w:rsidP="00493482">
      <w:pPr>
        <w:spacing w:after="0" w:line="480" w:lineRule="auto"/>
        <w:rPr>
          <w:rFonts w:ascii="Times New Roman" w:hAnsi="Times New Roman" w:cs="Times New Roman"/>
          <w:sz w:val="24"/>
          <w:szCs w:val="24"/>
        </w:rPr>
      </w:pPr>
      <w:r w:rsidRPr="00493482">
        <w:rPr>
          <w:rFonts w:ascii="Times New Roman" w:hAnsi="Times New Roman" w:cs="Times New Roman"/>
          <w:sz w:val="24"/>
          <w:szCs w:val="24"/>
        </w:rPr>
        <w:t>Matsushima A, </w:t>
      </w:r>
      <w:hyperlink r:id="rId20" w:history="1">
        <w:r w:rsidRPr="00493482">
          <w:rPr>
            <w:rStyle w:val="Hyperlink"/>
            <w:rFonts w:ascii="Times New Roman" w:hAnsi="Times New Roman" w:cs="Times New Roman"/>
            <w:color w:val="auto"/>
            <w:sz w:val="24"/>
            <w:szCs w:val="24"/>
            <w:u w:val="none"/>
          </w:rPr>
          <w:t>Tanaka M</w:t>
        </w:r>
      </w:hyperlink>
      <w:r w:rsidRPr="00493482">
        <w:rPr>
          <w:rFonts w:ascii="Times New Roman" w:hAnsi="Times New Roman" w:cs="Times New Roman"/>
          <w:sz w:val="24"/>
          <w:szCs w:val="24"/>
        </w:rPr>
        <w:t>. Retrospective and prospective information coding by different neurons in the prefrontal cortex. </w:t>
      </w:r>
      <w:r w:rsidRPr="00493482">
        <w:rPr>
          <w:rStyle w:val="Emphasis"/>
          <w:rFonts w:ascii="Times New Roman" w:hAnsi="Times New Roman" w:cs="Times New Roman"/>
          <w:i w:val="0"/>
          <w:iCs w:val="0"/>
          <w:sz w:val="24"/>
          <w:szCs w:val="24"/>
        </w:rPr>
        <w:t>Neuroreport</w:t>
      </w:r>
      <w:r w:rsidRPr="00493482">
        <w:rPr>
          <w:rFonts w:ascii="Times New Roman" w:hAnsi="Times New Roman" w:cs="Times New Roman"/>
          <w:i/>
          <w:iCs/>
          <w:sz w:val="24"/>
          <w:szCs w:val="24"/>
        </w:rPr>
        <w:t>.</w:t>
      </w:r>
      <w:r w:rsidRPr="00493482">
        <w:rPr>
          <w:rFonts w:ascii="Times New Roman" w:hAnsi="Times New Roman" w:cs="Times New Roman"/>
          <w:sz w:val="24"/>
          <w:szCs w:val="24"/>
        </w:rPr>
        <w:t xml:space="preserve"> 24: 73 - 78.</w:t>
      </w:r>
    </w:p>
    <w:p w14:paraId="7BC7B57B" w14:textId="2C3C7A72" w:rsidR="00A7460A" w:rsidRPr="00493482" w:rsidRDefault="00A7460A" w:rsidP="00493482">
      <w:pPr>
        <w:spacing w:after="0" w:line="480" w:lineRule="auto"/>
        <w:rPr>
          <w:rFonts w:ascii="Times New Roman" w:hAnsi="Times New Roman" w:cs="Times New Roman"/>
          <w:sz w:val="24"/>
          <w:szCs w:val="24"/>
        </w:rPr>
      </w:pPr>
      <w:r w:rsidRPr="00A7460A">
        <w:rPr>
          <w:rFonts w:ascii="Times New Roman" w:eastAsia="Times New Roman" w:hAnsi="Times New Roman" w:cs="Times New Roman"/>
          <w:sz w:val="24"/>
          <w:szCs w:val="24"/>
        </w:rPr>
        <w:t>McClure, S.M., Laibson, D.I., Loewenstein, G., and Cohen, J.D. (2004). Sepa</w:t>
      </w:r>
      <w:r>
        <w:rPr>
          <w:rFonts w:ascii="Times New Roman" w:eastAsia="Times New Roman" w:hAnsi="Times New Roman" w:cs="Times New Roman"/>
          <w:sz w:val="24"/>
          <w:szCs w:val="24"/>
        </w:rPr>
        <w:t>r</w:t>
      </w:r>
      <w:r w:rsidRPr="00A7460A">
        <w:rPr>
          <w:rFonts w:ascii="Times New Roman" w:eastAsia="Times New Roman" w:hAnsi="Times New Roman" w:cs="Times New Roman"/>
          <w:sz w:val="24"/>
          <w:szCs w:val="24"/>
        </w:rPr>
        <w:t>ate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neural systems value immediate and delayed monetary rewards. Science</w:t>
      </w:r>
      <w:r>
        <w:rPr>
          <w:rFonts w:ascii="Times New Roman" w:eastAsia="Times New Roman" w:hAnsi="Times New Roman" w:cs="Times New Roman"/>
          <w:sz w:val="24"/>
          <w:szCs w:val="24"/>
        </w:rPr>
        <w:t xml:space="preserve"> </w:t>
      </w:r>
      <w:r w:rsidRPr="00A7460A">
        <w:rPr>
          <w:rFonts w:ascii="Times New Roman" w:eastAsia="Times New Roman" w:hAnsi="Times New Roman" w:cs="Times New Roman"/>
          <w:sz w:val="24"/>
          <w:szCs w:val="24"/>
        </w:rPr>
        <w:t>306</w:t>
      </w:r>
      <w:r>
        <w:rPr>
          <w:rFonts w:ascii="Times New Roman" w:eastAsia="Times New Roman" w:hAnsi="Times New Roman" w:cs="Times New Roman"/>
          <w:sz w:val="24"/>
          <w:szCs w:val="24"/>
        </w:rPr>
        <w:t>:</w:t>
      </w:r>
      <w:r w:rsidRPr="00A7460A">
        <w:rPr>
          <w:rFonts w:ascii="Times New Roman" w:eastAsia="Times New Roman" w:hAnsi="Times New Roman" w:cs="Times New Roman"/>
          <w:sz w:val="24"/>
          <w:szCs w:val="24"/>
        </w:rPr>
        <w:t xml:space="preserve"> 503</w:t>
      </w:r>
      <w:r>
        <w:rPr>
          <w:rFonts w:ascii="Times New Roman" w:eastAsia="Times New Roman" w:hAnsi="Times New Roman" w:cs="Times New Roman"/>
          <w:sz w:val="24"/>
          <w:szCs w:val="24"/>
        </w:rPr>
        <w:t xml:space="preserve"> - </w:t>
      </w:r>
      <w:r w:rsidRPr="00A7460A">
        <w:rPr>
          <w:rFonts w:ascii="Times New Roman" w:eastAsia="Times New Roman" w:hAnsi="Times New Roman" w:cs="Times New Roman"/>
          <w:sz w:val="24"/>
          <w:szCs w:val="24"/>
        </w:rPr>
        <w:t>507.</w:t>
      </w:r>
    </w:p>
    <w:p w14:paraId="000000B8"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 xml:space="preserve">Meyer T et al., 2007 Persistent Discharges in the Prefrontal Cortex of Monkeys Naı¨ve to Working Memory Tasks. Cerebral Cortex, 17: </w:t>
      </w:r>
      <w:r>
        <w:rPr>
          <w:rFonts w:ascii="Times New Roman" w:eastAsia="Times New Roman" w:hAnsi="Times New Roman" w:cs="Times New Roman"/>
          <w:color w:val="2A2A2A"/>
          <w:sz w:val="24"/>
          <w:szCs w:val="24"/>
          <w:highlight w:val="white"/>
        </w:rPr>
        <w:t>i70–i76.</w:t>
      </w:r>
    </w:p>
    <w:p w14:paraId="000000B9" w14:textId="4AA43455"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Middleton, F. A., &amp; Strick, P. L. (2000). Basal ganglia and cerebellar loops: Motor and cognitive circuits. Brain Research, 31, 236–250.</w:t>
      </w:r>
    </w:p>
    <w:p w14:paraId="18787447" w14:textId="027A5E8F" w:rsidR="00BB5DEC" w:rsidRDefault="00BB5DEC" w:rsidP="00BB5DEC">
      <w:pPr>
        <w:spacing w:after="0" w:line="480" w:lineRule="auto"/>
        <w:rPr>
          <w:rFonts w:ascii="Times New Roman" w:eastAsia="Times New Roman" w:hAnsi="Times New Roman" w:cs="Times New Roman"/>
          <w:sz w:val="24"/>
          <w:szCs w:val="24"/>
        </w:rPr>
      </w:pPr>
      <w:r w:rsidRPr="00BB5DEC">
        <w:rPr>
          <w:rFonts w:ascii="Times New Roman" w:eastAsia="Times New Roman" w:hAnsi="Times New Roman" w:cs="Times New Roman"/>
          <w:sz w:val="24"/>
          <w:szCs w:val="24"/>
        </w:rPr>
        <w:t>Milenkova,</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Mohammadi,</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Kollewe,</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K.,</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Schrader,</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Fellbrich,</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A.,</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Wittfoth,</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M.,</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etal.</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(2011)</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Intertemporal</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choice</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in</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Parkinson’s</w:t>
      </w:r>
      <w:r w:rsidR="00E22CAC">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disease. Mov</w:t>
      </w:r>
      <w:r>
        <w:rPr>
          <w:rFonts w:ascii="Times New Roman" w:eastAsia="Times New Roman" w:hAnsi="Times New Roman" w:cs="Times New Roman"/>
          <w:sz w:val="24"/>
          <w:szCs w:val="24"/>
        </w:rPr>
        <w:t xml:space="preserve"> </w:t>
      </w:r>
      <w:r w:rsidRPr="00BB5DEC">
        <w:rPr>
          <w:rFonts w:ascii="Times New Roman" w:eastAsia="Times New Roman" w:hAnsi="Times New Roman" w:cs="Times New Roman"/>
          <w:sz w:val="24"/>
          <w:szCs w:val="24"/>
        </w:rPr>
        <w:t>Disord</w:t>
      </w:r>
      <w:r w:rsidR="006E5048">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26</w:t>
      </w:r>
      <w:r>
        <w:rPr>
          <w:rFonts w:ascii="Times New Roman" w:eastAsia="Times New Roman" w:hAnsi="Times New Roman" w:cs="Times New Roman"/>
          <w:sz w:val="24"/>
          <w:szCs w:val="24"/>
        </w:rPr>
        <w:t>:</w:t>
      </w:r>
      <w:r w:rsidRPr="00BB5DEC">
        <w:rPr>
          <w:rFonts w:ascii="Times New Roman" w:eastAsia="Times New Roman" w:hAnsi="Times New Roman" w:cs="Times New Roman"/>
          <w:sz w:val="24"/>
          <w:szCs w:val="24"/>
        </w:rPr>
        <w:t xml:space="preserve"> 2004</w:t>
      </w:r>
      <w:r>
        <w:rPr>
          <w:rFonts w:ascii="Times New Roman" w:eastAsia="Times New Roman" w:hAnsi="Times New Roman" w:cs="Times New Roman"/>
          <w:sz w:val="24"/>
          <w:szCs w:val="24"/>
        </w:rPr>
        <w:t xml:space="preserve"> - </w:t>
      </w:r>
      <w:r w:rsidRPr="00BB5DEC">
        <w:rPr>
          <w:rFonts w:ascii="Times New Roman" w:eastAsia="Times New Roman" w:hAnsi="Times New Roman" w:cs="Times New Roman"/>
          <w:sz w:val="24"/>
          <w:szCs w:val="24"/>
        </w:rPr>
        <w:t>2010.</w:t>
      </w:r>
    </w:p>
    <w:p w14:paraId="000000BA" w14:textId="77777777" w:rsidR="003B379C" w:rsidRDefault="00D3041E">
      <w:pPr>
        <w:spacing w:after="0" w:line="480" w:lineRule="auto"/>
        <w:rPr>
          <w:rFonts w:ascii="Times New Roman" w:eastAsia="Times New Roman" w:hAnsi="Times New Roman" w:cs="Times New Roman"/>
          <w:color w:val="2A2A2A"/>
          <w:sz w:val="24"/>
          <w:szCs w:val="24"/>
          <w:highlight w:val="white"/>
        </w:rPr>
      </w:pPr>
      <w:r>
        <w:rPr>
          <w:rFonts w:ascii="Times New Roman" w:eastAsia="Times New Roman" w:hAnsi="Times New Roman" w:cs="Times New Roman"/>
          <w:sz w:val="24"/>
          <w:szCs w:val="24"/>
        </w:rPr>
        <w:t>Murray E and Rudebeck P. (2018) Nat Rev Neuroscience. Specializations for reward-guided decision making in the primate ventral prefrontal cortex. 19:404-417.</w:t>
      </w:r>
    </w:p>
    <w:p w14:paraId="000000BB"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color w:val="2A2A2A"/>
          <w:sz w:val="24"/>
          <w:szCs w:val="24"/>
          <w:highlight w:val="white"/>
        </w:rPr>
        <w:t xml:space="preserve">Ninokura Y et al., (2004) </w:t>
      </w:r>
      <w:r>
        <w:rPr>
          <w:rFonts w:ascii="Times New Roman" w:eastAsia="Times New Roman" w:hAnsi="Times New Roman" w:cs="Times New Roman"/>
          <w:sz w:val="24"/>
          <w:szCs w:val="24"/>
        </w:rPr>
        <w:t xml:space="preserve">Integration of Temporal Order and Object Information in the Monkey Lateral Prefrontal Cortex. J Neurophysiol 91: 555–560. </w:t>
      </w:r>
    </w:p>
    <w:p w14:paraId="164E0295" w14:textId="77777777" w:rsidR="00EF1F89" w:rsidRDefault="00D3041E" w:rsidP="00EF1F89">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Oguchi M. et al., Chemogenetic inactivation reveals the inhibitory control function of the prefronto-striatal pathway in the macaque brain. Communications biology. 4:1088.</w:t>
      </w:r>
    </w:p>
    <w:p w14:paraId="76AE8A32" w14:textId="77777777" w:rsidR="00EF1F89" w:rsidRPr="00EF1F89" w:rsidRDefault="00000000" w:rsidP="00EF1F89">
      <w:pPr>
        <w:spacing w:after="0" w:line="480" w:lineRule="auto"/>
        <w:rPr>
          <w:rStyle w:val="cit"/>
          <w:rFonts w:ascii="Times New Roman" w:hAnsi="Times New Roman" w:cs="Times New Roman"/>
          <w:color w:val="000000" w:themeColor="text1"/>
          <w:sz w:val="24"/>
          <w:szCs w:val="24"/>
        </w:rPr>
      </w:pPr>
      <w:hyperlink r:id="rId21" w:history="1">
        <w:r w:rsidR="00EF1F89" w:rsidRPr="00EF1F89">
          <w:rPr>
            <w:rStyle w:val="Hyperlink"/>
            <w:rFonts w:ascii="Times New Roman" w:hAnsi="Times New Roman" w:cs="Times New Roman"/>
            <w:color w:val="000000" w:themeColor="text1"/>
            <w:sz w:val="24"/>
            <w:szCs w:val="24"/>
            <w:u w:val="none"/>
          </w:rPr>
          <w:t>Okuda</w:t>
        </w:r>
      </w:hyperlink>
      <w:r w:rsidR="00EF1F89" w:rsidRPr="00EF1F89">
        <w:rPr>
          <w:rStyle w:val="authors-list-item"/>
          <w:rFonts w:ascii="Times New Roman" w:hAnsi="Times New Roman" w:cs="Times New Roman"/>
          <w:color w:val="000000" w:themeColor="text1"/>
          <w:sz w:val="24"/>
          <w:szCs w:val="24"/>
        </w:rPr>
        <w:t xml:space="preserve"> J</w:t>
      </w:r>
      <w:r w:rsidR="00EF1F89" w:rsidRPr="00EF1F89">
        <w:rPr>
          <w:rStyle w:val="comma"/>
          <w:rFonts w:ascii="Times New Roman" w:hAnsi="Times New Roman" w:cs="Times New Roman"/>
          <w:color w:val="000000" w:themeColor="text1"/>
          <w:sz w:val="24"/>
          <w:szCs w:val="24"/>
        </w:rPr>
        <w:t>, </w:t>
      </w:r>
      <w:hyperlink r:id="rId22" w:history="1">
        <w:r w:rsidR="00EF1F89" w:rsidRPr="00EF1F89">
          <w:rPr>
            <w:rStyle w:val="Hyperlink"/>
            <w:rFonts w:ascii="Times New Roman" w:hAnsi="Times New Roman" w:cs="Times New Roman"/>
            <w:color w:val="000000" w:themeColor="text1"/>
            <w:sz w:val="24"/>
            <w:szCs w:val="24"/>
            <w:u w:val="none"/>
          </w:rPr>
          <w:t>Fujii</w:t>
        </w:r>
      </w:hyperlink>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hyperlink r:id="rId23" w:history="1">
        <w:r w:rsidR="00EF1F89" w:rsidRPr="00EF1F89">
          <w:rPr>
            <w:rStyle w:val="Hyperlink"/>
            <w:rFonts w:ascii="Times New Roman" w:hAnsi="Times New Roman" w:cs="Times New Roman"/>
            <w:color w:val="000000" w:themeColor="text1"/>
            <w:sz w:val="24"/>
            <w:szCs w:val="24"/>
            <w:u w:val="none"/>
          </w:rPr>
          <w:t xml:space="preserve"> Yamadori</w:t>
        </w:r>
      </w:hyperlink>
      <w:r w:rsidR="00EF1F89" w:rsidRPr="00EF1F89">
        <w:rPr>
          <w:rStyle w:val="authors-list-item"/>
          <w:rFonts w:ascii="Times New Roman" w:hAnsi="Times New Roman" w:cs="Times New Roman"/>
          <w:color w:val="000000" w:themeColor="text1"/>
          <w:sz w:val="24"/>
          <w:szCs w:val="24"/>
        </w:rPr>
        <w:t xml:space="preserve"> A</w:t>
      </w:r>
      <w:r w:rsidR="00EF1F89" w:rsidRPr="00EF1F89">
        <w:rPr>
          <w:rStyle w:val="comma"/>
          <w:rFonts w:ascii="Times New Roman" w:hAnsi="Times New Roman" w:cs="Times New Roman"/>
          <w:color w:val="000000" w:themeColor="text1"/>
          <w:sz w:val="24"/>
          <w:szCs w:val="24"/>
        </w:rPr>
        <w:t>, </w:t>
      </w:r>
      <w:hyperlink r:id="rId24" w:history="1">
        <w:r w:rsidR="00EF1F89" w:rsidRPr="00EF1F89">
          <w:rPr>
            <w:rStyle w:val="Hyperlink"/>
            <w:rFonts w:ascii="Times New Roman" w:hAnsi="Times New Roman" w:cs="Times New Roman"/>
            <w:color w:val="000000" w:themeColor="text1"/>
            <w:sz w:val="24"/>
            <w:szCs w:val="24"/>
            <w:u w:val="none"/>
          </w:rPr>
          <w:t>Kawashima</w:t>
        </w:r>
      </w:hyperlink>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hyperlink r:id="rId25" w:history="1">
        <w:r w:rsidR="00EF1F89" w:rsidRPr="00EF1F89">
          <w:rPr>
            <w:rStyle w:val="Hyperlink"/>
            <w:rFonts w:ascii="Times New Roman" w:hAnsi="Times New Roman" w:cs="Times New Roman"/>
            <w:color w:val="000000" w:themeColor="text1"/>
            <w:sz w:val="24"/>
            <w:szCs w:val="24"/>
            <w:u w:val="none"/>
          </w:rPr>
          <w:t>Tsukiura</w:t>
        </w:r>
      </w:hyperlink>
      <w:r w:rsidR="00EF1F89" w:rsidRPr="00EF1F89">
        <w:rPr>
          <w:rStyle w:val="authors-list-item"/>
          <w:rFonts w:ascii="Times New Roman" w:hAnsi="Times New Roman" w:cs="Times New Roman"/>
          <w:color w:val="000000" w:themeColor="text1"/>
          <w:sz w:val="24"/>
          <w:szCs w:val="24"/>
        </w:rPr>
        <w:t xml:space="preserve"> T</w:t>
      </w:r>
      <w:r w:rsidR="00EF1F89" w:rsidRPr="00EF1F89">
        <w:rPr>
          <w:rStyle w:val="comma"/>
          <w:rFonts w:ascii="Times New Roman" w:hAnsi="Times New Roman" w:cs="Times New Roman"/>
          <w:color w:val="000000" w:themeColor="text1"/>
          <w:sz w:val="24"/>
          <w:szCs w:val="24"/>
        </w:rPr>
        <w:t>, </w:t>
      </w:r>
      <w:hyperlink r:id="rId26" w:history="1">
        <w:r w:rsidR="00EF1F89" w:rsidRPr="00EF1F89">
          <w:rPr>
            <w:rStyle w:val="Hyperlink"/>
            <w:rFonts w:ascii="Times New Roman" w:hAnsi="Times New Roman" w:cs="Times New Roman"/>
            <w:color w:val="000000" w:themeColor="text1"/>
            <w:sz w:val="24"/>
            <w:szCs w:val="24"/>
            <w:u w:val="none"/>
          </w:rPr>
          <w:t>Fukatsu</w:t>
        </w:r>
      </w:hyperlink>
      <w:r w:rsidR="00EF1F89" w:rsidRPr="00EF1F89">
        <w:rPr>
          <w:rStyle w:val="authors-list-item"/>
          <w:rFonts w:ascii="Times New Roman" w:hAnsi="Times New Roman" w:cs="Times New Roman"/>
          <w:color w:val="000000" w:themeColor="text1"/>
          <w:sz w:val="24"/>
          <w:szCs w:val="24"/>
        </w:rPr>
        <w:t xml:space="preserve"> R</w:t>
      </w:r>
      <w:r w:rsidR="00EF1F89" w:rsidRPr="00EF1F89">
        <w:rPr>
          <w:rStyle w:val="comma"/>
          <w:rFonts w:ascii="Times New Roman" w:hAnsi="Times New Roman" w:cs="Times New Roman"/>
          <w:color w:val="000000" w:themeColor="text1"/>
          <w:sz w:val="24"/>
          <w:szCs w:val="24"/>
        </w:rPr>
        <w:t>, </w:t>
      </w:r>
      <w:hyperlink r:id="rId27" w:history="1">
        <w:r w:rsidR="00EF1F89" w:rsidRPr="00EF1F89">
          <w:rPr>
            <w:rStyle w:val="Hyperlink"/>
            <w:rFonts w:ascii="Times New Roman" w:hAnsi="Times New Roman" w:cs="Times New Roman"/>
            <w:color w:val="000000" w:themeColor="text1"/>
            <w:sz w:val="24"/>
            <w:szCs w:val="24"/>
            <w:u w:val="none"/>
          </w:rPr>
          <w:t>Suzuki</w:t>
        </w:r>
      </w:hyperlink>
      <w:r w:rsidR="00EF1F89" w:rsidRPr="00EF1F89">
        <w:rPr>
          <w:rStyle w:val="authors-list-item"/>
          <w:rFonts w:ascii="Times New Roman" w:hAnsi="Times New Roman" w:cs="Times New Roman"/>
          <w:color w:val="000000" w:themeColor="text1"/>
          <w:sz w:val="24"/>
          <w:szCs w:val="24"/>
        </w:rPr>
        <w:t xml:space="preserve"> K</w:t>
      </w:r>
      <w:r w:rsidR="00EF1F89" w:rsidRPr="00EF1F89">
        <w:rPr>
          <w:rStyle w:val="comma"/>
          <w:rFonts w:ascii="Times New Roman" w:hAnsi="Times New Roman" w:cs="Times New Roman"/>
          <w:color w:val="000000" w:themeColor="text1"/>
          <w:sz w:val="24"/>
          <w:szCs w:val="24"/>
        </w:rPr>
        <w:t>, </w:t>
      </w:r>
      <w:hyperlink r:id="rId28" w:history="1">
        <w:r w:rsidR="00EF1F89" w:rsidRPr="00EF1F89">
          <w:rPr>
            <w:rStyle w:val="Hyperlink"/>
            <w:rFonts w:ascii="Times New Roman" w:hAnsi="Times New Roman" w:cs="Times New Roman"/>
            <w:color w:val="000000" w:themeColor="text1"/>
            <w:sz w:val="24"/>
            <w:szCs w:val="24"/>
            <w:u w:val="none"/>
          </w:rPr>
          <w:t>Ito</w:t>
        </w:r>
      </w:hyperlink>
      <w:r w:rsidR="00EF1F89" w:rsidRPr="00EF1F89">
        <w:rPr>
          <w:rStyle w:val="authors-list-item"/>
          <w:rFonts w:ascii="Times New Roman" w:hAnsi="Times New Roman" w:cs="Times New Roman"/>
          <w:color w:val="000000" w:themeColor="text1"/>
          <w:sz w:val="24"/>
          <w:szCs w:val="24"/>
        </w:rPr>
        <w:t xml:space="preserve"> M</w:t>
      </w:r>
      <w:r w:rsidR="00EF1F89" w:rsidRPr="00EF1F89">
        <w:rPr>
          <w:rStyle w:val="comma"/>
          <w:rFonts w:ascii="Times New Roman" w:hAnsi="Times New Roman" w:cs="Times New Roman"/>
          <w:color w:val="000000" w:themeColor="text1"/>
          <w:sz w:val="24"/>
          <w:szCs w:val="24"/>
        </w:rPr>
        <w:t>, </w:t>
      </w:r>
      <w:hyperlink r:id="rId29" w:history="1">
        <w:r w:rsidR="00EF1F89" w:rsidRPr="00EF1F89">
          <w:rPr>
            <w:rStyle w:val="Hyperlink"/>
            <w:rFonts w:ascii="Times New Roman" w:hAnsi="Times New Roman" w:cs="Times New Roman"/>
            <w:color w:val="000000" w:themeColor="text1"/>
            <w:sz w:val="24"/>
            <w:szCs w:val="24"/>
            <w:u w:val="none"/>
          </w:rPr>
          <w:t>Fukuda</w:t>
        </w:r>
      </w:hyperlink>
      <w:r w:rsidR="00EF1F89" w:rsidRPr="00EF1F89">
        <w:rPr>
          <w:rStyle w:val="authors-list-item"/>
          <w:rFonts w:ascii="Times New Roman" w:hAnsi="Times New Roman" w:cs="Times New Roman"/>
          <w:color w:val="000000" w:themeColor="text1"/>
          <w:sz w:val="24"/>
          <w:szCs w:val="24"/>
        </w:rPr>
        <w:t xml:space="preserve"> H (1998) </w:t>
      </w:r>
      <w:r w:rsidR="00EF1F89" w:rsidRPr="00EF1F89">
        <w:rPr>
          <w:rFonts w:ascii="Times New Roman" w:hAnsi="Times New Roman" w:cs="Times New Roman"/>
          <w:color w:val="000000" w:themeColor="text1"/>
          <w:sz w:val="24"/>
          <w:szCs w:val="24"/>
        </w:rPr>
        <w:t xml:space="preserve">Participation of the prefrontal cortices in prospective memory: evidence from a PET study in humans. Neurosci Lett </w:t>
      </w:r>
      <w:r w:rsidR="00EF1F89" w:rsidRPr="00EF1F89">
        <w:rPr>
          <w:rStyle w:val="cit"/>
          <w:rFonts w:ascii="Times New Roman" w:hAnsi="Times New Roman" w:cs="Times New Roman"/>
          <w:color w:val="000000" w:themeColor="text1"/>
          <w:sz w:val="24"/>
          <w:szCs w:val="24"/>
        </w:rPr>
        <w:t>253: 127-130.</w:t>
      </w:r>
    </w:p>
    <w:p w14:paraId="0D258329" w14:textId="431423CF" w:rsidR="00E80DB6" w:rsidRPr="00EF1F89" w:rsidRDefault="00E80DB6" w:rsidP="00EF1F89">
      <w:pPr>
        <w:spacing w:after="0" w:line="480" w:lineRule="auto"/>
        <w:rPr>
          <w:rFonts w:ascii="Times New Roman" w:eastAsia="Times New Roman" w:hAnsi="Times New Roman" w:cs="Times New Roman"/>
          <w:sz w:val="24"/>
          <w:szCs w:val="24"/>
        </w:rPr>
      </w:pPr>
      <w:r w:rsidRPr="00EF1F89">
        <w:rPr>
          <w:rFonts w:ascii="Times New Roman" w:eastAsia="Times New Roman" w:hAnsi="Times New Roman" w:cs="Times New Roman"/>
          <w:sz w:val="24"/>
          <w:szCs w:val="24"/>
        </w:rPr>
        <w:t>Peters, J.,and Büchel, C.(2011) The neural mechanisms of inter-temporal decision-making: understanding variability. Trends Cogn Sci. 15: 227 - 239.</w:t>
      </w:r>
    </w:p>
    <w:p w14:paraId="59DAE0E1" w14:textId="4576365C" w:rsidR="00BF3187" w:rsidRPr="00BF3187" w:rsidRDefault="006C5A8C" w:rsidP="006C5A8C">
      <w:pPr>
        <w:spacing w:after="0" w:line="480" w:lineRule="auto"/>
        <w:rPr>
          <w:rFonts w:ascii="Times New Roman" w:eastAsia="Times New Roman" w:hAnsi="Times New Roman" w:cs="Times New Roman"/>
          <w:color w:val="000000"/>
          <w:sz w:val="24"/>
          <w:szCs w:val="24"/>
          <w:bdr w:val="none" w:sz="0" w:space="0" w:color="auto" w:frame="1"/>
          <w:shd w:val="clear" w:color="auto" w:fill="FFFFFF"/>
        </w:rPr>
      </w:pPr>
      <w:r w:rsidRPr="006C5A8C">
        <w:rPr>
          <w:rFonts w:ascii="Times New Roman" w:eastAsia="Times New Roman" w:hAnsi="Times New Roman" w:cs="Times New Roman"/>
          <w:color w:val="000000"/>
          <w:sz w:val="24"/>
          <w:szCs w:val="24"/>
          <w:bdr w:val="none" w:sz="0" w:space="0" w:color="auto" w:frame="1"/>
        </w:rPr>
        <w:t>Petrides M</w:t>
      </w:r>
      <w:r w:rsidRPr="00BF3187">
        <w:rPr>
          <w:rFonts w:ascii="Times New Roman" w:eastAsia="Times New Roman" w:hAnsi="Times New Roman" w:cs="Times New Roman"/>
          <w:sz w:val="24"/>
          <w:szCs w:val="24"/>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(2005) Lateral prefrontal cortex: architectonic and functional organization. Philos Trans R Soc Lond B Biol Sci 360</w:t>
      </w:r>
      <w:r w:rsidR="00BF3187">
        <w:rPr>
          <w:rFonts w:ascii="Times New Roman" w:eastAsia="Times New Roman" w:hAnsi="Times New Roman" w:cs="Times New Roman"/>
          <w:color w:val="000000"/>
          <w:sz w:val="24"/>
          <w:szCs w:val="24"/>
          <w:bdr w:val="none" w:sz="0" w:space="0" w:color="auto" w:frame="1"/>
          <w:shd w:val="clear" w:color="auto" w:fill="FFFFFF"/>
        </w:rPr>
        <w:t xml:space="preserve">, </w:t>
      </w:r>
      <w:r w:rsidRPr="00BF3187">
        <w:rPr>
          <w:rFonts w:ascii="Times New Roman" w:eastAsia="Times New Roman" w:hAnsi="Times New Roman" w:cs="Times New Roman"/>
          <w:color w:val="000000"/>
          <w:sz w:val="24"/>
          <w:szCs w:val="24"/>
          <w:bdr w:val="none" w:sz="0" w:space="0" w:color="auto" w:frame="1"/>
          <w:shd w:val="clear" w:color="auto" w:fill="FFFFFF"/>
        </w:rPr>
        <w:t>78</w:t>
      </w:r>
      <w:r w:rsidR="00BF3187">
        <w:rPr>
          <w:rFonts w:ascii="Times New Roman" w:eastAsia="Times New Roman" w:hAnsi="Times New Roman" w:cs="Times New Roman"/>
          <w:color w:val="000000"/>
          <w:sz w:val="24"/>
          <w:szCs w:val="24"/>
          <w:bdr w:val="none" w:sz="0" w:space="0" w:color="auto" w:frame="1"/>
          <w:shd w:val="clear" w:color="auto" w:fill="FFFFFF"/>
        </w:rPr>
        <w:t xml:space="preserve">1 - </w:t>
      </w:r>
      <w:r w:rsidRPr="00BF3187">
        <w:rPr>
          <w:rFonts w:ascii="Times New Roman" w:eastAsia="Times New Roman" w:hAnsi="Times New Roman" w:cs="Times New Roman"/>
          <w:color w:val="000000"/>
          <w:sz w:val="24"/>
          <w:szCs w:val="24"/>
          <w:bdr w:val="none" w:sz="0" w:space="0" w:color="auto" w:frame="1"/>
          <w:shd w:val="clear" w:color="auto" w:fill="FFFFFF"/>
        </w:rPr>
        <w:t>795.</w:t>
      </w:r>
    </w:p>
    <w:p w14:paraId="08649DB8" w14:textId="1A3929FA" w:rsidR="002A490C" w:rsidRDefault="002A490C" w:rsidP="006C5A8C">
      <w:pPr>
        <w:spacing w:after="0" w:line="480" w:lineRule="auto"/>
        <w:rPr>
          <w:rFonts w:ascii="Times New Roman" w:eastAsia="Times New Roman" w:hAnsi="Times New Roman" w:cs="Times New Roman"/>
          <w:sz w:val="24"/>
          <w:szCs w:val="24"/>
        </w:rPr>
      </w:pPr>
      <w:r w:rsidRPr="006C5A8C">
        <w:rPr>
          <w:rFonts w:ascii="Times New Roman" w:eastAsia="Times New Roman" w:hAnsi="Times New Roman" w:cs="Times New Roman"/>
          <w:sz w:val="24"/>
          <w:szCs w:val="24"/>
        </w:rPr>
        <w:t xml:space="preserve">Petrides, M., Pandya, D.N., 2006. </w:t>
      </w:r>
      <w:r w:rsidRPr="002A490C">
        <w:rPr>
          <w:rFonts w:ascii="Times New Roman" w:eastAsia="Times New Roman" w:hAnsi="Times New Roman" w:cs="Times New Roman"/>
          <w:sz w:val="24"/>
          <w:szCs w:val="24"/>
        </w:rPr>
        <w:t>Efferent association pathways originating i</w:t>
      </w:r>
      <w:r>
        <w:rPr>
          <w:rFonts w:ascii="Times New Roman" w:eastAsia="Times New Roman" w:hAnsi="Times New Roman" w:cs="Times New Roman"/>
          <w:sz w:val="24"/>
          <w:szCs w:val="24"/>
        </w:rPr>
        <w:t xml:space="preserve">n the caudal prefrontal cortex in the macaque monkey. J. Comp. Neurol. 498(2), 227 - 251. </w:t>
      </w:r>
    </w:p>
    <w:p w14:paraId="52FB0284" w14:textId="777FE8FC" w:rsidR="007268AA" w:rsidRDefault="007268AA" w:rsidP="007268A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Rainer G et al., (1999). Prospective Coding for Objects in Primate Prefrontal Cortex. The J Neurosci. 19:5493–5505. </w:t>
      </w:r>
    </w:p>
    <w:p w14:paraId="0119FC9E" w14:textId="5400D00A" w:rsidR="008043F3" w:rsidRDefault="008043F3" w:rsidP="008043F3">
      <w:pPr>
        <w:spacing w:after="0" w:line="480" w:lineRule="auto"/>
        <w:rPr>
          <w:rFonts w:ascii="Times New Roman" w:eastAsia="Times New Roman" w:hAnsi="Times New Roman" w:cs="Times New Roman"/>
          <w:sz w:val="24"/>
          <w:szCs w:val="24"/>
        </w:rPr>
      </w:pPr>
      <w:r w:rsidRPr="008043F3">
        <w:rPr>
          <w:rFonts w:ascii="Times New Roman" w:eastAsia="Times New Roman" w:hAnsi="Times New Roman" w:cs="Times New Roman"/>
          <w:sz w:val="24"/>
          <w:szCs w:val="24"/>
        </w:rPr>
        <w:t>Reynolds,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B</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(2006).</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Are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view</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of</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delay-discounting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research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with</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humans:</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relations to</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drug</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use</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gambling. Behav</w:t>
      </w:r>
      <w:r>
        <w:rPr>
          <w:rFonts w:ascii="Times New Roman" w:eastAsia="Times New Roman" w:hAnsi="Times New Roman" w:cs="Times New Roman"/>
          <w:sz w:val="24"/>
          <w:szCs w:val="24"/>
        </w:rPr>
        <w:t xml:space="preserve"> </w:t>
      </w:r>
      <w:r w:rsidRPr="008043F3">
        <w:rPr>
          <w:rFonts w:ascii="Times New Roman" w:eastAsia="Times New Roman" w:hAnsi="Times New Roman" w:cs="Times New Roman"/>
          <w:sz w:val="24"/>
          <w:szCs w:val="24"/>
        </w:rPr>
        <w:t>Pharmacol. 1</w:t>
      </w:r>
      <w:r>
        <w:rPr>
          <w:rFonts w:ascii="Times New Roman" w:eastAsia="Times New Roman" w:hAnsi="Times New Roman" w:cs="Times New Roman"/>
          <w:sz w:val="24"/>
          <w:szCs w:val="24"/>
        </w:rPr>
        <w:t xml:space="preserve">7: </w:t>
      </w:r>
      <w:r w:rsidRPr="008043F3">
        <w:rPr>
          <w:rFonts w:ascii="Times New Roman" w:eastAsia="Times New Roman" w:hAnsi="Times New Roman" w:cs="Times New Roman"/>
          <w:sz w:val="24"/>
          <w:szCs w:val="24"/>
        </w:rPr>
        <w:t>651</w:t>
      </w:r>
      <w:r>
        <w:rPr>
          <w:rFonts w:ascii="Times New Roman" w:eastAsia="Times New Roman" w:hAnsi="Times New Roman" w:cs="Times New Roman"/>
          <w:sz w:val="24"/>
          <w:szCs w:val="24"/>
        </w:rPr>
        <w:t xml:space="preserve"> - </w:t>
      </w:r>
      <w:r w:rsidRPr="008043F3">
        <w:rPr>
          <w:rFonts w:ascii="Times New Roman" w:eastAsia="Times New Roman" w:hAnsi="Times New Roman" w:cs="Times New Roman"/>
          <w:sz w:val="24"/>
          <w:szCs w:val="24"/>
        </w:rPr>
        <w:t>667.</w:t>
      </w:r>
    </w:p>
    <w:p w14:paraId="000000C1" w14:textId="0E630933"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Rudebeck P. et al., (2006) Separate neural pathways process different decision costs. Nature Neuroscience. 9:1161-1168.</w:t>
      </w:r>
    </w:p>
    <w:p w14:paraId="000000C2"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Rudebeck P. et al., (2017) Specialized Representations of Value in the Orbital</w:t>
      </w:r>
    </w:p>
    <w:p w14:paraId="000000C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and Ventrolateral Prefrontal Cortex: Desirability versus Availability of Outcomes. Neuron. 95, 1208-1220.</w:t>
      </w:r>
    </w:p>
    <w:p w14:paraId="000000C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Sakagami M and Xiaochuan P (2007) Functional role of the ventrolateral prefrontal cortex in decision making. Current Opinion in Neurobiology. 17:228–233.</w:t>
      </w:r>
    </w:p>
    <w:p w14:paraId="000000C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Saxena S et al., 1998. Neuroimaging and frontal-subcortical circuitry in obsessive-compulsive disorder. Br J Psychiatry Suppl. 35:26-37. Review.</w:t>
      </w:r>
    </w:p>
    <w:p w14:paraId="000000C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Selemon, L. D. &amp; Goldman-Rakic, P. S. Longitudinal topography and interdigitation of corticostriatal projections in the rhesus monkey. J. Neurosci. 5, 776–794 (1985).</w:t>
      </w:r>
    </w:p>
    <w:p w14:paraId="000000C7"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Shidara M, Aigner TG, Richmond BJ (1998) Neuronal signals in the monkey ventral striatum related to progress through a predictable series of trials. J Neurosci. 18: 2613-2625.</w:t>
      </w:r>
    </w:p>
    <w:p w14:paraId="000000C8"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Shidara M, Richmond BJ. Anterior cingulate: single neuronal signals related to degree of reward expectancy. Science, 2002, 296: 1709-1711. </w:t>
      </w:r>
    </w:p>
    <w:p w14:paraId="000000C9" w14:textId="77777777"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Simmons JM, Richmond BJ. Dynamic changes in representations of preceding and upcoming reward in monkey orbitofrontal cortex. Cereb Cortex. 2008, 18: 93-103.</w:t>
      </w:r>
    </w:p>
    <w:p w14:paraId="000000CA"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Simmons JM et al., (2010). Selective Ablations Reveal That Orbital and Lateral Prefrontal Cortex Play Different Roles in Estimating Predicted Reward Value. The J Neurosci. 30:15878 –15887. </w:t>
      </w:r>
    </w:p>
    <w:p w14:paraId="000000CB" w14:textId="3C533CF5" w:rsidR="003B379C" w:rsidRDefault="00D3041E">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Sugase-Miyamoto Y, Richmond BJ. Neuronal signals in the monkey basolateral amygdala during reward schedules. J Neurosci. 2005, 25: 11071-11083.</w:t>
      </w:r>
    </w:p>
    <w:p w14:paraId="5BF6236C"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Tanaka, S.C., Doya, K., Okada, G., Ueda, K., Okamoto, Y., and Yamawaki, S.</w:t>
      </w:r>
    </w:p>
    <w:p w14:paraId="0CB9C9BE" w14:textId="77777777" w:rsidR="00560C9B" w:rsidRP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rPr>
        <w:t>(2004). Prediction of immediate and future rewards differentially recruits</w:t>
      </w:r>
    </w:p>
    <w:p w14:paraId="60565546" w14:textId="1EDBCEEB" w:rsidR="00560C9B" w:rsidRDefault="00560C9B" w:rsidP="00560C9B">
      <w:pPr>
        <w:spacing w:after="0" w:line="480" w:lineRule="auto"/>
        <w:rPr>
          <w:rFonts w:ascii="Times New Roman" w:eastAsia="Times New Roman" w:hAnsi="Times New Roman" w:cs="Times New Roman"/>
          <w:color w:val="000000"/>
          <w:sz w:val="24"/>
          <w:szCs w:val="24"/>
        </w:rPr>
      </w:pPr>
      <w:r w:rsidRPr="00560C9B">
        <w:rPr>
          <w:rFonts w:ascii="Times New Roman" w:eastAsia="Times New Roman" w:hAnsi="Times New Roman" w:cs="Times New Roman"/>
          <w:color w:val="000000"/>
          <w:sz w:val="24"/>
          <w:szCs w:val="24"/>
          <w:lang w:val="es-ES"/>
        </w:rPr>
        <w:t xml:space="preserve">cortico-basal ganglia loops. Nat. Neurosci. </w:t>
      </w:r>
      <w:r w:rsidRPr="00560C9B">
        <w:rPr>
          <w:rFonts w:ascii="Times New Roman" w:eastAsia="Times New Roman" w:hAnsi="Times New Roman" w:cs="Times New Roman"/>
          <w:color w:val="000000"/>
          <w:sz w:val="24"/>
          <w:szCs w:val="24"/>
        </w:rPr>
        <w:t>7</w:t>
      </w:r>
      <w:r>
        <w:rPr>
          <w:rFonts w:ascii="Times New Roman" w:eastAsia="Times New Roman" w:hAnsi="Times New Roman" w:cs="Times New Roman"/>
          <w:color w:val="000000"/>
          <w:sz w:val="24"/>
          <w:szCs w:val="24"/>
        </w:rPr>
        <w:t>:</w:t>
      </w:r>
      <w:r w:rsidRPr="00560C9B">
        <w:rPr>
          <w:rFonts w:ascii="Times New Roman" w:eastAsia="Times New Roman" w:hAnsi="Times New Roman" w:cs="Times New Roman"/>
          <w:color w:val="000000"/>
          <w:sz w:val="24"/>
          <w:szCs w:val="24"/>
        </w:rPr>
        <w:t xml:space="preserve"> 887</w:t>
      </w:r>
      <w:r>
        <w:rPr>
          <w:rFonts w:ascii="Times New Roman" w:eastAsia="Times New Roman" w:hAnsi="Times New Roman" w:cs="Times New Roman"/>
          <w:color w:val="000000"/>
          <w:sz w:val="24"/>
          <w:szCs w:val="24"/>
        </w:rPr>
        <w:t xml:space="preserve"> - </w:t>
      </w:r>
      <w:r w:rsidRPr="00560C9B">
        <w:rPr>
          <w:rFonts w:ascii="Times New Roman" w:eastAsia="Times New Roman" w:hAnsi="Times New Roman" w:cs="Times New Roman"/>
          <w:color w:val="000000"/>
          <w:sz w:val="24"/>
          <w:szCs w:val="24"/>
        </w:rPr>
        <w:t>893.</w:t>
      </w:r>
    </w:p>
    <w:p w14:paraId="000000CC"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Tobler PN (2009) Risk-dependent reward value signal in human prefrontal cortex. PNAS. 106: 7185-7190.</w:t>
      </w:r>
    </w:p>
    <w:p w14:paraId="000000CD" w14:textId="77777777" w:rsidR="003B379C" w:rsidRPr="00337AD8" w:rsidRDefault="00D3041E">
      <w:pPr>
        <w:spacing w:after="0" w:line="480" w:lineRule="auto"/>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rPr>
        <w:lastRenderedPageBreak/>
        <w:t xml:space="preserve">Tsujimoto S and Sawaguchi T (2005). Neuronal Activity Representing Temporal Prediction of Reward in the Primate Prefrontal Cortex. </w:t>
      </w:r>
      <w:r w:rsidRPr="00337AD8">
        <w:rPr>
          <w:rFonts w:ascii="Times New Roman" w:eastAsia="Times New Roman" w:hAnsi="Times New Roman" w:cs="Times New Roman"/>
          <w:sz w:val="24"/>
          <w:szCs w:val="24"/>
          <w:lang w:val="fr-FR"/>
        </w:rPr>
        <w:t>J Neurophysiol. 93: 3687–3692.</w:t>
      </w:r>
    </w:p>
    <w:p w14:paraId="000000CE" w14:textId="77777777" w:rsidR="003B379C" w:rsidRDefault="00D3041E">
      <w:pPr>
        <w:spacing w:after="0" w:line="480" w:lineRule="auto"/>
        <w:rPr>
          <w:rFonts w:ascii="Times New Roman" w:eastAsia="Times New Roman" w:hAnsi="Times New Roman" w:cs="Times New Roman"/>
          <w:sz w:val="24"/>
          <w:szCs w:val="24"/>
        </w:rPr>
      </w:pPr>
      <w:r w:rsidRPr="00337AD8">
        <w:rPr>
          <w:rFonts w:ascii="Times New Roman" w:eastAsia="Times New Roman" w:hAnsi="Times New Roman" w:cs="Times New Roman"/>
          <w:sz w:val="24"/>
          <w:szCs w:val="24"/>
          <w:lang w:val="fr-FR"/>
        </w:rPr>
        <w:t xml:space="preserve">Ungerleider, L. G., Gaffan, D., &amp; Pelak, V. S. (1989). </w:t>
      </w:r>
      <w:r>
        <w:rPr>
          <w:rFonts w:ascii="Times New Roman" w:eastAsia="Times New Roman" w:hAnsi="Times New Roman" w:cs="Times New Roman"/>
          <w:sz w:val="24"/>
          <w:szCs w:val="24"/>
        </w:rPr>
        <w:t>Projections from inferior temporal cortex to prefrontal cortex via the uncinate fascicle in rhesus monkeys. Experimental Brain Research, 76, 473–484.</w:t>
      </w:r>
    </w:p>
    <w:p w14:paraId="28233D25" w14:textId="77777777" w:rsidR="00943D1A" w:rsidRDefault="00D3041E" w:rsidP="00943D1A">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Wallis, J.D. et al. (2001) Single neurons in prefrontal cortex encode abstract rules. Nature 411, 953–956. </w:t>
      </w:r>
    </w:p>
    <w:p w14:paraId="65301F28" w14:textId="488B6EB7" w:rsidR="00943D1A" w:rsidRPr="00943D1A" w:rsidRDefault="00943D1A" w:rsidP="00943D1A">
      <w:pPr>
        <w:spacing w:after="0" w:line="480" w:lineRule="auto"/>
        <w:rPr>
          <w:rFonts w:ascii="Times New Roman" w:eastAsia="Times New Roman" w:hAnsi="Times New Roman" w:cs="Times New Roman"/>
          <w:sz w:val="24"/>
          <w:szCs w:val="24"/>
        </w:rPr>
      </w:pPr>
      <w:r w:rsidRPr="00943D1A">
        <w:rPr>
          <w:rFonts w:ascii="Times New Roman" w:hAnsi="Times New Roman" w:cs="Times New Roman"/>
          <w:sz w:val="24"/>
          <w:szCs w:val="24"/>
        </w:rPr>
        <w:t xml:space="preserve">Wallis JD and Miller EK. (2003) Neuronal activity in primate dorsolateral and orbital prefrontal cortex during performance of a reward preference task. </w:t>
      </w:r>
      <w:r w:rsidRPr="00943D1A">
        <w:rPr>
          <w:rFonts w:ascii="Times New Roman" w:hAnsi="Times New Roman" w:cs="Times New Roman"/>
          <w:i/>
          <w:iCs/>
          <w:sz w:val="24"/>
          <w:szCs w:val="24"/>
        </w:rPr>
        <w:t xml:space="preserve">Eur J Neurosci </w:t>
      </w:r>
      <w:r w:rsidRPr="00943D1A">
        <w:rPr>
          <w:rFonts w:ascii="Times New Roman" w:hAnsi="Times New Roman" w:cs="Times New Roman"/>
          <w:sz w:val="24"/>
          <w:szCs w:val="24"/>
        </w:rPr>
        <w:t>18: 1–13.</w:t>
      </w:r>
    </w:p>
    <w:p w14:paraId="000000D0"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Watanabe M. (1996) Reward expectancy in primate prefrontal neurons. Letters to Nature. 382:629-632. </w:t>
      </w:r>
    </w:p>
    <w:p w14:paraId="2915A53F" w14:textId="7DDA3607" w:rsidR="008611FD" w:rsidRPr="0004372C" w:rsidRDefault="00D3041E" w:rsidP="008611FD">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Watanabe M and Sakagami M</w:t>
      </w:r>
      <w:r w:rsidR="00FA283A">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(2007) Integration of Cognitive and Motivational Context Information in the Primate Prefrontal Cortex. </w:t>
      </w:r>
      <w:r w:rsidRPr="0004372C">
        <w:rPr>
          <w:rFonts w:ascii="Times New Roman" w:eastAsia="Times New Roman" w:hAnsi="Times New Roman" w:cs="Times New Roman"/>
          <w:sz w:val="24"/>
          <w:szCs w:val="24"/>
        </w:rPr>
        <w:t>Cerebral Cortex. 17:</w:t>
      </w:r>
      <w:r w:rsidR="0032233E" w:rsidRPr="0004372C">
        <w:rPr>
          <w:rFonts w:ascii="Times New Roman" w:eastAsia="Times New Roman" w:hAnsi="Times New Roman" w:cs="Times New Roman"/>
          <w:sz w:val="24"/>
          <w:szCs w:val="24"/>
        </w:rPr>
        <w:t xml:space="preserve"> </w:t>
      </w:r>
      <w:r w:rsidRPr="0004372C">
        <w:rPr>
          <w:rFonts w:ascii="Times New Roman" w:eastAsia="Times New Roman" w:hAnsi="Times New Roman" w:cs="Times New Roman"/>
          <w:sz w:val="24"/>
          <w:szCs w:val="24"/>
        </w:rPr>
        <w:t xml:space="preserve">i101-i109. </w:t>
      </w:r>
    </w:p>
    <w:p w14:paraId="6625E31B" w14:textId="2A36EE94" w:rsidR="0032233E" w:rsidRPr="008611FD" w:rsidRDefault="0032233E" w:rsidP="008611FD">
      <w:pPr>
        <w:spacing w:after="0" w:line="480" w:lineRule="auto"/>
        <w:rPr>
          <w:rFonts w:ascii="Times New Roman" w:eastAsia="Times New Roman" w:hAnsi="Times New Roman" w:cs="Times New Roman"/>
          <w:sz w:val="24"/>
          <w:szCs w:val="24"/>
          <w:lang w:val="it-IT"/>
        </w:rPr>
      </w:pPr>
      <w:r w:rsidRPr="008611FD">
        <w:rPr>
          <w:rFonts w:ascii="Times New Roman" w:hAnsi="Times New Roman" w:cs="Times New Roman"/>
          <w:sz w:val="24"/>
          <w:szCs w:val="24"/>
        </w:rPr>
        <w:t>Watanabe M, Hikosaka K, Sakagami M, and Shirakawa S</w:t>
      </w:r>
      <w:r w:rsidR="008611FD" w:rsidRPr="008611FD">
        <w:rPr>
          <w:rFonts w:ascii="Times New Roman" w:hAnsi="Times New Roman" w:cs="Times New Roman"/>
          <w:sz w:val="24"/>
          <w:szCs w:val="24"/>
        </w:rPr>
        <w:t xml:space="preserve"> (2002).</w:t>
      </w:r>
      <w:r w:rsidRPr="008611FD">
        <w:rPr>
          <w:rFonts w:ascii="Times New Roman" w:hAnsi="Times New Roman" w:cs="Times New Roman"/>
          <w:sz w:val="24"/>
          <w:szCs w:val="24"/>
        </w:rPr>
        <w:t xml:space="preserve"> Coding and</w:t>
      </w:r>
      <w:r w:rsidR="008611FD" w:rsidRPr="008611FD">
        <w:rPr>
          <w:rFonts w:ascii="Times New Roman" w:hAnsi="Times New Roman" w:cs="Times New Roman"/>
          <w:sz w:val="24"/>
          <w:szCs w:val="24"/>
        </w:rPr>
        <w:t xml:space="preserve"> </w:t>
      </w:r>
      <w:r w:rsidRPr="008611FD">
        <w:rPr>
          <w:rFonts w:ascii="Times New Roman" w:hAnsi="Times New Roman" w:cs="Times New Roman"/>
          <w:sz w:val="24"/>
          <w:szCs w:val="24"/>
        </w:rPr>
        <w:t xml:space="preserve">monitoring of motivational context in the primate prefrontal cortex. </w:t>
      </w:r>
      <w:r w:rsidRPr="00E80DB6">
        <w:rPr>
          <w:rFonts w:ascii="Times New Roman" w:hAnsi="Times New Roman" w:cs="Times New Roman"/>
          <w:i/>
          <w:iCs/>
          <w:sz w:val="24"/>
          <w:szCs w:val="24"/>
          <w:lang w:val="fr-FR"/>
        </w:rPr>
        <w:t>J Neurosci</w:t>
      </w:r>
      <w:r w:rsidR="008611FD" w:rsidRPr="00E80DB6">
        <w:rPr>
          <w:rFonts w:ascii="Times New Roman" w:hAnsi="Times New Roman" w:cs="Times New Roman"/>
          <w:sz w:val="24"/>
          <w:szCs w:val="24"/>
          <w:lang w:val="fr-FR"/>
        </w:rPr>
        <w:t xml:space="preserve"> </w:t>
      </w:r>
      <w:r w:rsidRPr="00E80DB6">
        <w:rPr>
          <w:rFonts w:ascii="Times New Roman" w:hAnsi="Times New Roman" w:cs="Times New Roman"/>
          <w:sz w:val="24"/>
          <w:szCs w:val="24"/>
          <w:lang w:val="fr-FR"/>
        </w:rPr>
        <w:t>22: 2391</w:t>
      </w:r>
      <w:r w:rsidR="00CC4A6B" w:rsidRPr="00E80DB6">
        <w:rPr>
          <w:rFonts w:ascii="Times New Roman" w:hAnsi="Times New Roman" w:cs="Times New Roman"/>
          <w:sz w:val="24"/>
          <w:szCs w:val="24"/>
          <w:lang w:val="fr-FR"/>
        </w:rPr>
        <w:t>-</w:t>
      </w:r>
      <w:r w:rsidRPr="00E80DB6">
        <w:rPr>
          <w:rFonts w:ascii="Times New Roman" w:hAnsi="Times New Roman" w:cs="Times New Roman"/>
          <w:sz w:val="24"/>
          <w:szCs w:val="24"/>
          <w:lang w:val="fr-FR"/>
        </w:rPr>
        <w:t>2400.</w:t>
      </w:r>
    </w:p>
    <w:p w14:paraId="000000D2" w14:textId="77777777" w:rsidR="003B379C" w:rsidRDefault="00D3041E">
      <w:pPr>
        <w:spacing w:after="0" w:line="480" w:lineRule="auto"/>
        <w:rPr>
          <w:rFonts w:ascii="Times New Roman" w:eastAsia="Times New Roman" w:hAnsi="Times New Roman" w:cs="Times New Roman"/>
          <w:sz w:val="24"/>
          <w:szCs w:val="24"/>
        </w:rPr>
      </w:pPr>
      <w:r w:rsidRPr="002672FE">
        <w:rPr>
          <w:rFonts w:ascii="Times New Roman" w:eastAsia="Times New Roman" w:hAnsi="Times New Roman" w:cs="Times New Roman"/>
          <w:sz w:val="24"/>
          <w:szCs w:val="24"/>
          <w:lang w:val="it-IT"/>
        </w:rPr>
        <w:t xml:space="preserve">Webster, M. J., Bachevalier, J., &amp; Ungerleider, L. G. (1994). </w:t>
      </w:r>
      <w:r>
        <w:rPr>
          <w:rFonts w:ascii="Times New Roman" w:eastAsia="Times New Roman" w:hAnsi="Times New Roman" w:cs="Times New Roman"/>
          <w:sz w:val="24"/>
          <w:szCs w:val="24"/>
        </w:rPr>
        <w:t>Connections of inferior temporal areas TEO and TE with parietal and frontal cortex in macaque monkeys. Cerebral Cortex, 4, 470–483.</w:t>
      </w:r>
    </w:p>
    <w:p w14:paraId="000000D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Xu J et al., (2016). Abnormal fronto-striatal functional connectivity in Parkinson’s</w:t>
      </w:r>
    </w:p>
    <w:p w14:paraId="000000D4"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Disease. Neuroscience Letters. 613: 66-71.</w:t>
      </w:r>
    </w:p>
    <w:p w14:paraId="000000D5"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Yeterian, E. H. &amp; Pandya, D. N. Laminar origin of striatal and thalamic projections of the prefrontal cortex in rhesus monkeys. Exp. Brain Res. 99, 383–398 (1994).</w:t>
      </w:r>
    </w:p>
    <w:p w14:paraId="000000D6"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Zhou X et al., Distinct Roles of the Prefrontal and Posterior Parietal Cortices in Response Inhibition. Cell Reports. 14: 2765-2773.</w:t>
      </w:r>
    </w:p>
    <w:p w14:paraId="000000D7" w14:textId="77777777" w:rsidR="003B379C" w:rsidRDefault="003B379C">
      <w:pPr>
        <w:spacing w:after="0" w:line="480" w:lineRule="auto"/>
        <w:rPr>
          <w:rFonts w:ascii="Times New Roman" w:eastAsia="Times New Roman" w:hAnsi="Times New Roman" w:cs="Times New Roman"/>
          <w:b/>
          <w:sz w:val="24"/>
          <w:szCs w:val="24"/>
        </w:rPr>
      </w:pPr>
    </w:p>
    <w:p w14:paraId="000000D8"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Figures Legend</w:t>
      </w:r>
    </w:p>
    <w:p w14:paraId="000000D9"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1. Task Description.</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A trial begins when monkey touches the bar. A red square appears first, followed by a visual cue behind the red square. The visual cue signals the type of offer, made by a combination of reward drops (2, 4 or 6) and delay (1, 5, or 10 seconds). </w:t>
      </w:r>
    </w:p>
    <w:p w14:paraId="000000DA"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t>Next, the red square turns purple or yellow, and serves as a go-signal. Releasing the bar in the purple period, the monkey accepts the offer indicated by the cue. The purple square turns green and the drops indicated by the cue are delivered after a delay time. In the yellow period, the monkey can release the bar to refuse the offer, turning the screen blank and allowing the monkey to start a new trial. If the animal does not release the bar during the first purple or yellow period, the square changes again to the alternate color, and the monkey can then respond to the second square color,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Set of visual cues used for both monkeys. The letters from “a” to “i” indicate the 9 possible offers.</w:t>
      </w:r>
    </w:p>
    <w:p w14:paraId="000000DB" w14:textId="77777777" w:rsidR="003B379C" w:rsidRDefault="00D3041E">
      <w:pPr>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Figure 2. Behavioral Performance.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Mean acceptance probabilities (± </w:t>
      </w:r>
      <w:r>
        <w:rPr>
          <w:rFonts w:ascii="Times New Roman" w:eastAsia="Times New Roman" w:hAnsi="Times New Roman" w:cs="Times New Roman"/>
          <w:i/>
          <w:sz w:val="24"/>
          <w:szCs w:val="24"/>
        </w:rPr>
        <w:t>SEM</w:t>
      </w:r>
      <w:r>
        <w:rPr>
          <w:rFonts w:ascii="Times New Roman" w:eastAsia="Times New Roman" w:hAnsi="Times New Roman" w:cs="Times New Roman"/>
          <w:sz w:val="24"/>
          <w:szCs w:val="24"/>
        </w:rPr>
        <w:t>) as a function of reward size (drops), and delay times to reward. The colored lines indicate the best fits using a logistic regression model with drops and delays as independent variables and accept rate as the dependent variable. The probability of accepting the offer is highest for the largest drops with the shortest delay and becomes progressively smaller as drops becomes smaller and/or the delay becomes longer.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Acceptance probability (colored points) estimated from hyperbolic discounting for monkey 1 and exponential discounting for monkey 2 (see Results). The black curves represent accept probability fit using a sigmoidal function (see Results). Letters from “a” to “i” indicate the 9 possible offers.</w:t>
      </w:r>
      <w:r>
        <w:rPr>
          <w:rFonts w:ascii="Times New Roman" w:eastAsia="Times New Roman" w:hAnsi="Times New Roman" w:cs="Times New Roman"/>
          <w:b/>
          <w:sz w:val="24"/>
          <w:szCs w:val="24"/>
        </w:rPr>
        <w:t xml:space="preserve"> </w:t>
      </w:r>
    </w:p>
    <w:p w14:paraId="000000DC"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3. Recording sites and number of cells modulated by the main factors.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Top panel: Location of recording arrays (red for monkey 1 and blue for monkey 2), reconstructed based on MRI and reported on the Rhesus Macaque “RED” symmetrical brain Atlas</w:t>
      </w:r>
      <w:r>
        <w:rPr>
          <w:rFonts w:ascii="Times New Roman" w:eastAsia="Times New Roman" w:hAnsi="Times New Roman" w:cs="Times New Roman"/>
          <w:sz w:val="24"/>
          <w:szCs w:val="24"/>
          <w:vertAlign w:val="superscript"/>
        </w:rPr>
        <w:t xml:space="preserve"> </w:t>
      </w:r>
      <w:r>
        <w:rPr>
          <w:rFonts w:ascii="Times New Roman" w:eastAsia="Times New Roman" w:hAnsi="Times New Roman" w:cs="Times New Roman"/>
          <w:sz w:val="24"/>
          <w:szCs w:val="24"/>
        </w:rPr>
        <w:t xml:space="preserve">(Saunders and Phil, 2006). Bottom panel: Most anterior and posterior slices from frontal T1 </w:t>
      </w:r>
      <w:r>
        <w:rPr>
          <w:rFonts w:ascii="Times New Roman" w:eastAsia="Times New Roman" w:hAnsi="Times New Roman" w:cs="Times New Roman"/>
          <w:sz w:val="24"/>
          <w:szCs w:val="24"/>
        </w:rPr>
        <w:lastRenderedPageBreak/>
        <w:t>weighted MR scan with recording arrays in place in Monkey 2 (yellow circles).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Cells modulated by drops and/or delay in the cue period, determined bya 2-way ANOVA, with spike count as the dependent variable.</w:t>
      </w:r>
    </w:p>
    <w:p w14:paraId="000000DE" w14:textId="632D9A38" w:rsidR="003B379C" w:rsidRDefault="00D3041E">
      <w:pPr>
        <w:shd w:val="clear" w:color="auto" w:fill="FFFFFF"/>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4</w:t>
      </w:r>
      <w:r>
        <w:rPr>
          <w:rFonts w:ascii="Times New Roman" w:eastAsia="Times New Roman" w:hAnsi="Times New Roman" w:cs="Times New Roman"/>
          <w:b/>
          <w:color w:val="000000"/>
          <w:sz w:val="24"/>
          <w:szCs w:val="24"/>
        </w:rPr>
        <w:t xml:space="preserve">. Rasters display (A) </w:t>
      </w:r>
      <w:r>
        <w:rPr>
          <w:rFonts w:ascii="Times New Roman" w:eastAsia="Times New Roman" w:hAnsi="Times New Roman" w:cs="Times New Roman"/>
          <w:color w:val="000000"/>
          <w:sz w:val="24"/>
          <w:szCs w:val="24"/>
        </w:rPr>
        <w:t xml:space="preserve">Raster display from one neuron responding with a first pulse followed by a decay and next rebound after the cue onset (left panel), and raster displays of the same neuron responding to the 9 visual cues (right panel). (B) Raster display from one neuron responding with the only one pulse followed after the cue onset (left panel), and raster displays of the same neuron responding to the 9 visual cues (right panel). In both A and B the neural activity is aligned to the cue onset (time 0). Colored rectangles show the 75-750 ms analysis interval. Black line on top of each raster is the spike density. Grey lines on top of each raster on right panel represent the proportion of variance explained from the ANOVA sliding window analysis (see Methods). Labels from a to i represent the 9 possible offers as in Figure 1B. </w:t>
      </w:r>
    </w:p>
    <w:p w14:paraId="000000DF" w14:textId="0AA4540C"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 xml:space="preserve">Figure </w:t>
      </w:r>
      <w:r w:rsidR="00017DB6">
        <w:rPr>
          <w:rFonts w:ascii="Times New Roman" w:eastAsia="Times New Roman" w:hAnsi="Times New Roman" w:cs="Times New Roman"/>
          <w:b/>
          <w:color w:val="000000"/>
          <w:sz w:val="24"/>
          <w:szCs w:val="24"/>
        </w:rPr>
        <w:t>5</w:t>
      </w:r>
      <w:r>
        <w:rPr>
          <w:rFonts w:ascii="Times New Roman" w:eastAsia="Times New Roman" w:hAnsi="Times New Roman" w:cs="Times New Roman"/>
          <w:b/>
          <w:color w:val="000000"/>
          <w:sz w:val="24"/>
          <w:szCs w:val="24"/>
        </w:rPr>
        <w:t xml:space="preserve">. Neuronal dynamics </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A</w:t>
      </w:r>
      <w:r>
        <w:rPr>
          <w:rFonts w:ascii="Times New Roman" w:eastAsia="Times New Roman" w:hAnsi="Times New Roman" w:cs="Times New Roman"/>
          <w:color w:val="000000"/>
          <w:sz w:val="24"/>
          <w:szCs w:val="24"/>
        </w:rPr>
        <w:t>) Proportion of cells modulated by drops, delay and interaction as independent factors in the sliding window analysis (see Methods), before and after the cue onset (time 0, dashed line). (</w:t>
      </w:r>
      <w:r>
        <w:rPr>
          <w:rFonts w:ascii="Times New Roman" w:eastAsia="Times New Roman" w:hAnsi="Times New Roman" w:cs="Times New Roman"/>
          <w:b/>
          <w:color w:val="000000"/>
          <w:sz w:val="24"/>
          <w:szCs w:val="24"/>
        </w:rPr>
        <w:t>B</w:t>
      </w:r>
      <w:r>
        <w:rPr>
          <w:rFonts w:ascii="Times New Roman" w:eastAsia="Times New Roman" w:hAnsi="Times New Roman" w:cs="Times New Roman"/>
          <w:color w:val="000000"/>
          <w:sz w:val="24"/>
          <w:szCs w:val="24"/>
        </w:rPr>
        <w:t>) Normalized proportion of Variance Explained of each neuron aligned to the cue onset (dashed line) and ordered by the time of peak of variance explained. (</w:t>
      </w:r>
      <w:r>
        <w:rPr>
          <w:rFonts w:ascii="Times New Roman" w:eastAsia="Times New Roman" w:hAnsi="Times New Roman" w:cs="Times New Roman"/>
          <w:b/>
          <w:color w:val="000000"/>
          <w:sz w:val="24"/>
          <w:szCs w:val="24"/>
        </w:rPr>
        <w:t>C</w:t>
      </w:r>
      <w:r>
        <w:rPr>
          <w:rFonts w:ascii="Times New Roman" w:eastAsia="Times New Roman" w:hAnsi="Times New Roman" w:cs="Times New Roman"/>
          <w:color w:val="000000"/>
          <w:sz w:val="24"/>
          <w:szCs w:val="24"/>
        </w:rPr>
        <w:t>) Proportion of Variance Explained over time of six cells with different peak times of variance explained. Curves were smoothed using a moving average filter. (</w:t>
      </w:r>
      <w:r>
        <w:rPr>
          <w:rFonts w:ascii="Times New Roman" w:eastAsia="Times New Roman" w:hAnsi="Times New Roman" w:cs="Times New Roman"/>
          <w:b/>
          <w:color w:val="000000"/>
          <w:sz w:val="24"/>
          <w:szCs w:val="24"/>
        </w:rPr>
        <w:t>D</w:t>
      </w:r>
      <w:r>
        <w:rPr>
          <w:rFonts w:ascii="Times New Roman" w:eastAsia="Times New Roman" w:hAnsi="Times New Roman" w:cs="Times New Roman"/>
          <w:color w:val="000000"/>
          <w:sz w:val="24"/>
          <w:szCs w:val="24"/>
        </w:rPr>
        <w:t xml:space="preserve">) Maps of Pearson’s correlation of the proportion of variance explained of population vectors of each time bin with each other, for each factor Drops, Delay and Drops x Delay, respectively. Colored areas in each plot are the significant </w:t>
      </w:r>
      <w:r>
        <w:rPr>
          <w:rFonts w:ascii="Times New Roman" w:eastAsia="Times New Roman" w:hAnsi="Times New Roman" w:cs="Times New Roman"/>
          <w:sz w:val="24"/>
          <w:szCs w:val="24"/>
        </w:rPr>
        <w:t>values as determined if they exceeded the mean value of the baseline +/- 2STD for that cell location (see Methods).</w:t>
      </w:r>
    </w:p>
    <w:p w14:paraId="000000E0" w14:textId="77777777" w:rsidR="003B379C" w:rsidRDefault="00D3041E">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7. (A) </w:t>
      </w:r>
      <w:r>
        <w:rPr>
          <w:rFonts w:ascii="Times New Roman" w:eastAsia="Times New Roman" w:hAnsi="Times New Roman" w:cs="Times New Roman"/>
          <w:sz w:val="24"/>
          <w:szCs w:val="24"/>
        </w:rPr>
        <w:t xml:space="preserve">Proportion of variance explained when SC or PC1 or PC2 are used as dependent variable in the 2-way ANOVA, when spike times are non-shuffled (dark grey bars) </w:t>
      </w:r>
      <w:r>
        <w:rPr>
          <w:rFonts w:ascii="Times New Roman" w:eastAsia="Times New Roman" w:hAnsi="Times New Roman" w:cs="Times New Roman"/>
          <w:sz w:val="24"/>
          <w:szCs w:val="24"/>
        </w:rPr>
        <w:lastRenderedPageBreak/>
        <w:t>and shuffled (light grey bars).</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Linear correlation between the proportion of Variance Explained from PC1 and SC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and between PC2 and SC (</w:t>
      </w:r>
      <w:r>
        <w:rPr>
          <w:rFonts w:ascii="Times New Roman" w:eastAsia="Times New Roman" w:hAnsi="Times New Roman" w:cs="Times New Roman"/>
          <w:b/>
          <w:sz w:val="24"/>
          <w:szCs w:val="24"/>
        </w:rPr>
        <w:t>C</w:t>
      </w:r>
      <w:r>
        <w:rPr>
          <w:rFonts w:ascii="Times New Roman" w:eastAsia="Times New Roman" w:hAnsi="Times New Roman" w:cs="Times New Roman"/>
          <w:sz w:val="24"/>
          <w:szCs w:val="24"/>
        </w:rPr>
        <w:t xml:space="preserve">) among neurons when spike times are non-shuffled. </w:t>
      </w:r>
    </w:p>
    <w:p w14:paraId="000000E1" w14:textId="7209BB3E"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Figure </w:t>
      </w:r>
      <w:r w:rsidR="00017DB6">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Neural response related to discounted value. </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A-B</w:t>
      </w:r>
      <w:r>
        <w:rPr>
          <w:rFonts w:ascii="Times New Roman" w:eastAsia="Times New Roman" w:hAnsi="Times New Roman" w:cs="Times New Roman"/>
          <w:sz w:val="24"/>
          <w:szCs w:val="24"/>
        </w:rPr>
        <w:t>) Linear correlation between the mean coefficient of the first principal component (PC1) for each offer and the discounted value (DV) calculated from the behavior for the two neurons shown in Figures 5A and 5B, respectively. Error bars represent SE. Letters from ‘a’ to ‘i’ correspond to the 9 offers (related to Figure 1B). Dashed circles and ovals represent the four major levels in A (related to Figure 5A, right panel) and the three major levels in B (related to Figure 5B, right panel), identified after the model selection analysis, where the hypothesis is that neural responses to the offers in the same cluster indistinguishable from each other, and distinguishable from the neural responses to the offers in other clusters</w:t>
      </w:r>
    </w:p>
    <w:p w14:paraId="000000E2" w14:textId="77777777" w:rsidR="003B379C" w:rsidRDefault="00000000">
      <w:pPr>
        <w:spacing w:after="0" w:line="480" w:lineRule="auto"/>
        <w:rPr>
          <w:rFonts w:ascii="Times New Roman" w:eastAsia="Times New Roman" w:hAnsi="Times New Roman" w:cs="Times New Roman"/>
          <w:b/>
          <w:sz w:val="24"/>
          <w:szCs w:val="24"/>
        </w:rPr>
      </w:pPr>
      <w:sdt>
        <w:sdtPr>
          <w:tag w:val="goog_rdk_230"/>
          <w:id w:val="395483608"/>
        </w:sdtPr>
        <w:sdtContent>
          <w:commentRangeStart w:id="111"/>
        </w:sdtContent>
      </w:sdt>
      <w:r w:rsidR="00D3041E">
        <w:rPr>
          <w:rFonts w:ascii="Times New Roman" w:eastAsia="Times New Roman" w:hAnsi="Times New Roman" w:cs="Times New Roman"/>
          <w:b/>
          <w:sz w:val="24"/>
          <w:szCs w:val="24"/>
        </w:rPr>
        <w:t>Figure S1. Jittering</w:t>
      </w:r>
      <w:commentRangeEnd w:id="111"/>
      <w:r w:rsidR="00D3041E">
        <w:commentReference w:id="111"/>
      </w:r>
      <w:r w:rsidR="00D3041E">
        <w:rPr>
          <w:rFonts w:ascii="Times New Roman" w:eastAsia="Times New Roman" w:hAnsi="Times New Roman" w:cs="Times New Roman"/>
          <w:b/>
          <w:sz w:val="24"/>
          <w:szCs w:val="24"/>
        </w:rPr>
        <w:t xml:space="preserve"> analysis. (A)</w:t>
      </w:r>
      <w:r w:rsidR="00D3041E">
        <w:rPr>
          <w:rFonts w:ascii="Times New Roman" w:eastAsia="Times New Roman" w:hAnsi="Times New Roman" w:cs="Times New Roman"/>
          <w:sz w:val="24"/>
          <w:szCs w:val="24"/>
        </w:rPr>
        <w:t xml:space="preserve"> Percent of variance explained driven by spike count (SC), the coefficient of the first or second principal component (PC1 or PC2) when each spike timing in the cue period of analysis was randomly displaced in a designed time windows of 0 (no displacement), 5, 10, 20, 40 100, 125, 150, 200 and 400 ms </w:t>
      </w:r>
      <w:r w:rsidR="00D3041E">
        <w:rPr>
          <w:rFonts w:ascii="Times New Roman" w:eastAsia="Times New Roman" w:hAnsi="Times New Roman" w:cs="Times New Roman"/>
          <w:color w:val="000000"/>
          <w:sz w:val="24"/>
          <w:szCs w:val="24"/>
        </w:rPr>
        <w:t>extending from both sides of the original spike</w:t>
      </w:r>
      <w:r w:rsidR="00D3041E">
        <w:rPr>
          <w:rFonts w:ascii="Times New Roman" w:eastAsia="Times New Roman" w:hAnsi="Times New Roman" w:cs="Times New Roman"/>
          <w:sz w:val="24"/>
          <w:szCs w:val="24"/>
        </w:rPr>
        <w:t xml:space="preserve">, leaving unaffected the total number of spikes in the cue period of analysis. </w:t>
      </w:r>
    </w:p>
    <w:p w14:paraId="000000E3" w14:textId="77777777" w:rsidR="003B379C" w:rsidRDefault="00D3041E">
      <w:pPr>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Figure S2. Neural response is not related to predicted choice and to motor response.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w:t>
      </w:r>
      <w:r>
        <w:rPr>
          <w:rFonts w:ascii="Times New Roman" w:eastAsia="Times New Roman" w:hAnsi="Times New Roman" w:cs="Times New Roman"/>
          <w:sz w:val="24"/>
          <w:szCs w:val="24"/>
        </w:rPr>
        <w:t xml:space="preserve">) Raster displays with spike densities on top of two different neurons when visual cue indicating 4 drops/10 sec delay (labeled </w:t>
      </w:r>
      <w:r>
        <w:rPr>
          <w:rFonts w:ascii="Times New Roman" w:eastAsia="Times New Roman" w:hAnsi="Times New Roman" w:cs="Times New Roman"/>
          <w:i/>
          <w:sz w:val="24"/>
          <w:szCs w:val="24"/>
        </w:rPr>
        <w:t>h</w:t>
      </w:r>
      <w:r>
        <w:rPr>
          <w:rFonts w:ascii="Times New Roman" w:eastAsia="Times New Roman" w:hAnsi="Times New Roman" w:cs="Times New Roman"/>
          <w:sz w:val="24"/>
          <w:szCs w:val="24"/>
        </w:rPr>
        <w:t xml:space="preserve"> related to Figure 1B) is shown to the monkey. Trials are sorted based on the choice, accept (black) or refuse (pink). (</w:t>
      </w:r>
      <w:r>
        <w:rPr>
          <w:rFonts w:ascii="Times New Roman" w:eastAsia="Times New Roman" w:hAnsi="Times New Roman" w:cs="Times New Roman"/>
          <w:b/>
          <w:sz w:val="24"/>
          <w:szCs w:val="24"/>
        </w:rPr>
        <w:t>B</w:t>
      </w:r>
      <w:r>
        <w:rPr>
          <w:rFonts w:ascii="Times New Roman" w:eastAsia="Times New Roman" w:hAnsi="Times New Roman" w:cs="Times New Roman"/>
          <w:sz w:val="24"/>
          <w:szCs w:val="24"/>
        </w:rPr>
        <w:t xml:space="preserve">) Raster displays with spike densities on top of two different neurons when visual cue indicating 2 drops/1 sec delay (labeled </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related to Figure 1B) is shown to the monkey. Trials are sorted based on whether the response is made after the first go-signal (cyan) or after the second go-signal (dark blue).  </w:t>
      </w:r>
    </w:p>
    <w:p w14:paraId="000000E4" w14:textId="77777777" w:rsidR="003B379C" w:rsidRDefault="00D3041E">
      <w:pPr>
        <w:spacing w:after="0" w:line="480" w:lineRule="auto"/>
        <w:rPr>
          <w:ins w:id="112" w:author="Rossella Falcone" w:date="2024-04-22T14:08:00Z"/>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A and B the activity is aligned to the cue onset (time 0); grey rectangles show the 75-750ms analysis interval. </w:t>
      </w:r>
    </w:p>
    <w:p w14:paraId="5F08EBDA" w14:textId="77777777" w:rsidR="0019228D" w:rsidRDefault="0019228D">
      <w:pPr>
        <w:spacing w:after="0" w:line="480" w:lineRule="auto"/>
        <w:rPr>
          <w:ins w:id="113" w:author="Rossella Falcone" w:date="2024-04-22T14:08:00Z"/>
          <w:rFonts w:ascii="Times New Roman" w:eastAsia="Times New Roman" w:hAnsi="Times New Roman" w:cs="Times New Roman"/>
          <w:sz w:val="24"/>
          <w:szCs w:val="24"/>
        </w:rPr>
      </w:pPr>
    </w:p>
    <w:p w14:paraId="7E0E023E" w14:textId="77777777" w:rsidR="0019228D" w:rsidRDefault="0019228D">
      <w:pPr>
        <w:spacing w:after="0" w:line="480" w:lineRule="auto"/>
        <w:rPr>
          <w:ins w:id="114" w:author="Rossella Falcone" w:date="2024-04-22T14:08:00Z"/>
          <w:rFonts w:ascii="Times New Roman" w:eastAsia="Times New Roman" w:hAnsi="Times New Roman" w:cs="Times New Roman"/>
          <w:sz w:val="24"/>
          <w:szCs w:val="24"/>
        </w:rPr>
      </w:pPr>
    </w:p>
    <w:p w14:paraId="71754FE1" w14:textId="77777777" w:rsidR="0019228D" w:rsidRDefault="0019228D">
      <w:pPr>
        <w:spacing w:after="0" w:line="480" w:lineRule="auto"/>
        <w:rPr>
          <w:ins w:id="115" w:author="Rossella Falcone" w:date="2024-04-22T14:08:00Z"/>
          <w:rFonts w:ascii="Times New Roman" w:eastAsia="Times New Roman" w:hAnsi="Times New Roman" w:cs="Times New Roman"/>
          <w:sz w:val="24"/>
          <w:szCs w:val="24"/>
        </w:rPr>
      </w:pPr>
    </w:p>
    <w:p w14:paraId="049D3A2C" w14:textId="77777777" w:rsidR="0019228D" w:rsidRDefault="0019228D">
      <w:pPr>
        <w:spacing w:after="0" w:line="480" w:lineRule="auto"/>
        <w:rPr>
          <w:ins w:id="116" w:author="Rossella Falcone" w:date="2024-04-22T14:08:00Z"/>
          <w:rFonts w:ascii="Times New Roman" w:eastAsia="Times New Roman" w:hAnsi="Times New Roman" w:cs="Times New Roman"/>
          <w:sz w:val="24"/>
          <w:szCs w:val="24"/>
        </w:rPr>
      </w:pPr>
    </w:p>
    <w:p w14:paraId="0CC7DEB9" w14:textId="77777777" w:rsidR="0019228D" w:rsidRDefault="0019228D">
      <w:pPr>
        <w:spacing w:after="0" w:line="480" w:lineRule="auto"/>
        <w:rPr>
          <w:ins w:id="117" w:author="Rossella Falcone" w:date="2024-04-22T14:08:00Z"/>
          <w:rFonts w:ascii="Times New Roman" w:eastAsia="Times New Roman" w:hAnsi="Times New Roman" w:cs="Times New Roman"/>
          <w:sz w:val="24"/>
          <w:szCs w:val="24"/>
        </w:rPr>
      </w:pPr>
    </w:p>
    <w:p w14:paraId="67198134" w14:textId="77777777" w:rsidR="0019228D" w:rsidRDefault="0019228D">
      <w:pPr>
        <w:spacing w:after="0" w:line="480" w:lineRule="auto"/>
        <w:rPr>
          <w:ins w:id="118" w:author="Rossella Falcone" w:date="2024-04-22T14:08:00Z"/>
          <w:rFonts w:ascii="Times New Roman" w:eastAsia="Times New Roman" w:hAnsi="Times New Roman" w:cs="Times New Roman"/>
          <w:sz w:val="24"/>
          <w:szCs w:val="24"/>
        </w:rPr>
      </w:pPr>
    </w:p>
    <w:p w14:paraId="561D6DBA" w14:textId="77777777" w:rsidR="0019228D" w:rsidRDefault="0019228D">
      <w:pPr>
        <w:spacing w:after="0" w:line="480" w:lineRule="auto"/>
        <w:rPr>
          <w:ins w:id="119" w:author="Rossella Falcone" w:date="2024-04-22T14:08:00Z"/>
          <w:rFonts w:ascii="Times New Roman" w:eastAsia="Times New Roman" w:hAnsi="Times New Roman" w:cs="Times New Roman"/>
          <w:sz w:val="24"/>
          <w:szCs w:val="24"/>
        </w:rPr>
      </w:pPr>
    </w:p>
    <w:p w14:paraId="4FCADBBD" w14:textId="77777777" w:rsidR="0019228D" w:rsidRDefault="0019228D">
      <w:pPr>
        <w:spacing w:after="0" w:line="480" w:lineRule="auto"/>
        <w:rPr>
          <w:ins w:id="120" w:author="Rossella Falcone" w:date="2024-04-22T14:08:00Z"/>
          <w:rFonts w:ascii="Times New Roman" w:eastAsia="Times New Roman" w:hAnsi="Times New Roman" w:cs="Times New Roman"/>
          <w:sz w:val="24"/>
          <w:szCs w:val="24"/>
        </w:rPr>
      </w:pPr>
    </w:p>
    <w:p w14:paraId="1F7D81CF" w14:textId="77777777" w:rsidR="0019228D" w:rsidRDefault="0019228D">
      <w:pPr>
        <w:spacing w:after="0" w:line="480" w:lineRule="auto"/>
        <w:rPr>
          <w:ins w:id="121" w:author="Rossella Falcone" w:date="2024-04-22T14:08:00Z"/>
          <w:rFonts w:ascii="Times New Roman" w:eastAsia="Times New Roman" w:hAnsi="Times New Roman" w:cs="Times New Roman"/>
          <w:sz w:val="24"/>
          <w:szCs w:val="24"/>
        </w:rPr>
      </w:pPr>
    </w:p>
    <w:p w14:paraId="14109A59" w14:textId="77777777" w:rsidR="0019228D" w:rsidRDefault="0019228D" w:rsidP="0019228D">
      <w:pPr>
        <w:shd w:val="clear" w:color="auto" w:fill="FFFFFF"/>
        <w:spacing w:after="0" w:line="480" w:lineRule="auto"/>
        <w:rPr>
          <w:ins w:id="122" w:author="Rossella Falcone" w:date="2024-04-22T14:09:00Z"/>
          <w:rFonts w:ascii="Times New Roman" w:eastAsia="Times New Roman" w:hAnsi="Times New Roman" w:cs="Times New Roman"/>
          <w:b/>
          <w:sz w:val="24"/>
          <w:szCs w:val="24"/>
        </w:rPr>
      </w:pPr>
      <w:ins w:id="123" w:author="Rossella Falcone" w:date="2024-04-22T14:09:00Z">
        <w:r>
          <w:rPr>
            <w:rFonts w:ascii="Times New Roman" w:eastAsia="Times New Roman" w:hAnsi="Times New Roman" w:cs="Times New Roman"/>
            <w:b/>
            <w:sz w:val="24"/>
            <w:szCs w:val="24"/>
          </w:rPr>
          <w:t>RESUltS:</w:t>
        </w:r>
      </w:ins>
    </w:p>
    <w:p w14:paraId="68D00A5A" w14:textId="11E1874F" w:rsidR="0019228D" w:rsidRDefault="0019228D" w:rsidP="0019228D">
      <w:pPr>
        <w:shd w:val="clear" w:color="auto" w:fill="FFFFFF"/>
        <w:spacing w:after="0"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The information of reward drops, and delay is driven by more than spike count</w:t>
      </w:r>
    </w:p>
    <w:p w14:paraId="102A129D" w14:textId="77777777" w:rsidR="0019228D" w:rsidRPr="00103411" w:rsidRDefault="0019228D" w:rsidP="0019228D">
      <w:pPr>
        <w:shd w:val="clear" w:color="auto" w:fill="FFFFFF"/>
        <w:spacing w:after="0" w:line="480" w:lineRule="auto"/>
        <w:rPr>
          <w:rFonts w:ascii="Times New Roman" w:eastAsia="Times New Roman" w:hAnsi="Times New Roman" w:cs="Times New Roman"/>
          <w:color w:val="000000"/>
          <w:sz w:val="24"/>
          <w:szCs w:val="24"/>
          <w:highlight w:val="yellow"/>
        </w:rPr>
      </w:pPr>
      <w:r w:rsidRPr="00103411">
        <w:rPr>
          <w:rFonts w:ascii="Times New Roman" w:eastAsia="Times New Roman" w:hAnsi="Times New Roman" w:cs="Times New Roman"/>
          <w:bCs/>
          <w:sz w:val="24"/>
          <w:szCs w:val="24"/>
        </w:rPr>
        <w:t>Given the temporal differences in peak activity per neuron, we</w:t>
      </w:r>
      <w:r>
        <w:rPr>
          <w:rFonts w:ascii="Times New Roman" w:eastAsia="Times New Roman" w:hAnsi="Times New Roman" w:cs="Times New Roman"/>
          <w:sz w:val="24"/>
          <w:szCs w:val="24"/>
        </w:rPr>
        <w:t xml:space="preserve"> asked whether in each neuron we could detect and quantify a time varying pattern of the response across offers, and further, if this information was carried in spike count (SC) alone, or if more information could be extracted from temporal features. We performed a principal component analysis for each of 117 neurons (see Methods: Principal component analysis). </w:t>
      </w:r>
    </w:p>
    <w:p w14:paraId="3918C470"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used the coefficients of the first two principal components (PC1 and PC2, separately) as the dependent variables in a 2-way ANOVA. </w:t>
      </w:r>
    </w:p>
    <w:p w14:paraId="0634C765"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cells modulated by the main factors did not change when PC1 was used instead of SC (69/117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0.85, p = 0.36; 82/117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0.02, p = 0.88; 53/117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the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0.017, p = 0.89), and the number of cells modulated by the delay and the interaction decreased significantly when using PC2 (52/117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62/117 for drops: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1.71, </w:t>
      </w:r>
      <w:r>
        <w:rPr>
          <w:rFonts w:ascii="Times New Roman" w:eastAsia="Times New Roman" w:hAnsi="Times New Roman" w:cs="Times New Roman"/>
          <w:sz w:val="24"/>
          <w:szCs w:val="24"/>
        </w:rPr>
        <w:lastRenderedPageBreak/>
        <w:t xml:space="preserve">p = 0.19; 67/117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83/117 for delay: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4.76, p = 0.03; 34/117 </w:t>
      </w:r>
      <w:r>
        <w:rPr>
          <w:rFonts w:ascii="Times New Roman" w:eastAsia="Times New Roman" w:hAnsi="Times New Roman" w:cs="Times New Roman"/>
          <w:i/>
          <w:sz w:val="24"/>
          <w:szCs w:val="24"/>
        </w:rPr>
        <w:t>vs</w:t>
      </w:r>
      <w:r>
        <w:rPr>
          <w:rFonts w:ascii="Times New Roman" w:eastAsia="Times New Roman" w:hAnsi="Times New Roman" w:cs="Times New Roman"/>
          <w:sz w:val="24"/>
          <w:szCs w:val="24"/>
        </w:rPr>
        <w:t xml:space="preserve"> 54/117 for interaction: </w:t>
      </w:r>
      <w:r>
        <w:rPr>
          <w:rFonts w:ascii="Times New Roman" w:eastAsia="Times New Roman" w:hAnsi="Times New Roman" w:cs="Times New Roman"/>
          <w:i/>
          <w:sz w:val="24"/>
          <w:szCs w:val="24"/>
        </w:rPr>
        <w:t>X</w:t>
      </w:r>
      <w:r>
        <w:rPr>
          <w:rFonts w:ascii="Times New Roman" w:eastAsia="Times New Roman" w:hAnsi="Times New Roman" w:cs="Times New Roman"/>
          <w:sz w:val="24"/>
          <w:szCs w:val="24"/>
          <w:vertAlign w:val="superscript"/>
        </w:rPr>
        <w:t>2</w:t>
      </w:r>
      <w:r>
        <w:rPr>
          <w:rFonts w:ascii="Times New Roman" w:eastAsia="Times New Roman" w:hAnsi="Times New Roman" w:cs="Times New Roman"/>
          <w:sz w:val="24"/>
          <w:szCs w:val="24"/>
        </w:rPr>
        <w:t xml:space="preserve"> (1, N = 117) = 7.29, p = 0.007). </w:t>
      </w:r>
    </w:p>
    <w:p w14:paraId="31D224D7"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proportion of variance explained by PC1 (mean ± SD: 10.3% ± 1.2%) was slightly greater than the variance explained by SC (mean ± SD: 9.2% ± 1.0%; N=117 paired t-test: mean of the differences ± SD = 1.1% ± 0.3%, t-value=-3.6, df=116, p=4.5x10-4; Fig. 7A, dark grey bars), and they were highly linearly correlated (Fig. 7B). The proportion of variance explained by PC2 (mean ± SD: 4.1% ± 0.4%) was significantly lower than the variance explained by SC (N=117 paired t-test: mean of the differences ± SD = -5.1% ± 0.9%, t-value=5.7, df=116, p= 1.12x10-7; Fig. 7A, dark grey bars), however they still showed some relation (Fig. 7C). </w:t>
      </w:r>
    </w:p>
    <w:p w14:paraId="65DC19F4"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this analysis it appeared that PC1 is representing the same aspect of the response as SC. </w:t>
      </w:r>
    </w:p>
    <w:p w14:paraId="47DC9B47"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results together may suggest that a substantial part of the information represented by the visual cue relating to drops and the delay is carried by SC, and PC1 is a good representation of this code. </w:t>
      </w:r>
    </w:p>
    <w:p w14:paraId="753DD35F"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PC2 was not a direct representation of the SC, however the information carried by PC2 alone was still related to the SC. One potential representation for PC2 would be the temporal period between spikes, also known as spike pattern, as this is related to, but not precisely representing, spike count.  </w:t>
      </w:r>
    </w:p>
    <w:p w14:paraId="5FE2E8E2" w14:textId="77777777" w:rsidR="0019228D" w:rsidRDefault="0019228D" w:rsidP="0019228D">
      <w:pPr>
        <w:shd w:val="clear" w:color="auto" w:fill="FFFFFF"/>
        <w:spacing w:after="0" w:line="480" w:lineRule="auto"/>
        <w:ind w:firstLine="567"/>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examine the effect of disrupting the spike pattern on the proportion of variance explained by PC1 and PC2, the spike timings were shuffled within the analysis period from 75 to 750 ms after the cue onset. For all trials, the total spike count remained the same, but the spike timings within the window were randomized. The proportion of variance explained was then extracted for these randomized timings, and the process was repeated 100 times (see Methods). </w:t>
      </w:r>
    </w:p>
    <w:p w14:paraId="1F0D0C3B"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We found that the proportion of variance explained by SC and PC1 did not change between the non-shuffled and shuffled condition (independent samples t-test for equality of variance: t = 1.2; df = 9.7; p = 1 for SC and t = 1.1; df = 5.7; p = 0.32 for PC1; Fig. 7A, light grey bars). The proportion of variance explained by PC2 was significantly lower when spike times were shuffled vs. non-shuffled condition (t = 7.8; df = 230.2; p = 2.4 x 10</w:t>
      </w:r>
      <w:r>
        <w:rPr>
          <w:rFonts w:ascii="Times New Roman" w:eastAsia="Times New Roman" w:hAnsi="Times New Roman" w:cs="Times New Roman"/>
          <w:sz w:val="24"/>
          <w:szCs w:val="24"/>
          <w:vertAlign w:val="superscript"/>
        </w:rPr>
        <w:t>-13</w:t>
      </w:r>
      <w:r>
        <w:rPr>
          <w:rFonts w:ascii="Times New Roman" w:eastAsia="Times New Roman" w:hAnsi="Times New Roman" w:cs="Times New Roman"/>
          <w:sz w:val="24"/>
          <w:szCs w:val="24"/>
        </w:rPr>
        <w:t xml:space="preserve">; Fig. 7A, light grey bars).   </w:t>
      </w:r>
    </w:p>
    <w:p w14:paraId="529AFD03" w14:textId="77777777" w:rsidR="0019228D" w:rsidRDefault="0019228D" w:rsidP="0019228D">
      <w:pPr>
        <w:shd w:val="clear" w:color="auto" w:fill="FFFFFF"/>
        <w:spacing w:after="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then asked what was a critical temporal window in which shuffling the spikes-timing would cause the spike pattern to be disrupted (see Methods). </w:t>
      </w:r>
      <w:sdt>
        <w:sdtPr>
          <w:tag w:val="goog_rdk_113"/>
          <w:id w:val="-1893566466"/>
        </w:sdtPr>
        <w:sdtContent/>
      </w:sdt>
      <w:sdt>
        <w:sdtPr>
          <w:tag w:val="goog_rdk_114"/>
          <w:id w:val="-1592615584"/>
        </w:sdtPr>
        <w:sdtContent/>
      </w:sdt>
      <w:r>
        <w:rPr>
          <w:rFonts w:ascii="Times New Roman" w:eastAsia="Times New Roman" w:hAnsi="Times New Roman" w:cs="Times New Roman"/>
          <w:sz w:val="24"/>
          <w:szCs w:val="24"/>
        </w:rPr>
        <w:t xml:space="preserve">We found that when using a jitter window above 100 ms the proportion of Variance Explained by PC2 decreased, which became significant at jitter of 125 ms (Fig. S1A). </w:t>
      </w:r>
    </w:p>
    <w:p w14:paraId="5D73BBB1" w14:textId="77777777" w:rsidR="0019228D" w:rsidRDefault="0019228D">
      <w:pPr>
        <w:spacing w:after="0" w:line="480" w:lineRule="auto"/>
        <w:rPr>
          <w:rFonts w:ascii="Times New Roman" w:eastAsia="Times New Roman" w:hAnsi="Times New Roman" w:cs="Times New Roman"/>
          <w:sz w:val="24"/>
          <w:szCs w:val="24"/>
        </w:rPr>
      </w:pPr>
    </w:p>
    <w:p w14:paraId="000000E5" w14:textId="77777777" w:rsidR="003B379C" w:rsidRDefault="003B379C">
      <w:pPr>
        <w:spacing w:after="0" w:line="480" w:lineRule="auto"/>
        <w:rPr>
          <w:rFonts w:ascii="Times New Roman" w:eastAsia="Times New Roman" w:hAnsi="Times New Roman" w:cs="Times New Roman"/>
          <w:b/>
          <w:sz w:val="24"/>
          <w:szCs w:val="24"/>
        </w:rPr>
      </w:pPr>
    </w:p>
    <w:sectPr w:rsidR="003B379C">
      <w:headerReference w:type="default" r:id="rId30"/>
      <w:footerReference w:type="default" r:id="rId31"/>
      <w:footerReference w:type="first" r:id="rId32"/>
      <w:pgSz w:w="11906" w:h="16838"/>
      <w:pgMar w:top="1440" w:right="1440" w:bottom="1440" w:left="1440" w:header="720" w:footer="720" w:gutter="0"/>
      <w:pgNumType w:start="1"/>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Wang, Siyu (NIH/NIMH) [F]" w:date="2024-05-21T14:20:00Z" w:initials="WS([">
    <w:p w14:paraId="296D5A52" w14:textId="77777777" w:rsidR="00A15900" w:rsidRDefault="00D779D6" w:rsidP="00FE07B4">
      <w:pPr>
        <w:pStyle w:val="CommentText"/>
      </w:pPr>
      <w:r>
        <w:rPr>
          <w:rStyle w:val="CommentReference"/>
        </w:rPr>
        <w:annotationRef/>
      </w:r>
      <w:r w:rsidR="00A15900">
        <w:t>Suggest use a more concrete title</w:t>
      </w:r>
    </w:p>
  </w:comment>
  <w:comment w:id="2" w:author="Siyu Wang" w:date="2024-05-23T00:29:00Z" w:initials="SW">
    <w:p w14:paraId="1103D8D1" w14:textId="77777777" w:rsidR="002C4454" w:rsidRDefault="002C4454" w:rsidP="002C4454">
      <w:pPr>
        <w:pStyle w:val="CommentText"/>
      </w:pPr>
      <w:r>
        <w:rPr>
          <w:rStyle w:val="CommentReference"/>
        </w:rPr>
        <w:annotationRef/>
      </w:r>
      <w:r>
        <w:t>Something like: The integration of reward size and delay time in monkey ventral lateral prefrontal cortex</w:t>
      </w:r>
    </w:p>
  </w:comment>
  <w:comment w:id="3" w:author="Siyu Wang" w:date="2024-05-23T00:30:00Z" w:initials="SW">
    <w:p w14:paraId="7DB0E4D8" w14:textId="77777777" w:rsidR="002C4454" w:rsidRDefault="002C4454" w:rsidP="002C4454">
      <w:pPr>
        <w:pStyle w:val="CommentText"/>
      </w:pPr>
      <w:r>
        <w:rPr>
          <w:rStyle w:val="CommentReference"/>
        </w:rPr>
        <w:annotationRef/>
      </w:r>
      <w:r>
        <w:t>Or The integration of reward size and delay time during temporal discounting in monkey ventral lateral prefrontal cortex</w:t>
      </w:r>
    </w:p>
  </w:comment>
  <w:comment w:id="4" w:author="Siyu Wang" w:date="2024-05-23T00:31:00Z" w:initials="SW">
    <w:p w14:paraId="5AB38D57" w14:textId="77777777" w:rsidR="002C4454" w:rsidRDefault="002C4454" w:rsidP="002C4454">
      <w:pPr>
        <w:pStyle w:val="CommentText"/>
      </w:pPr>
      <w:r>
        <w:rPr>
          <w:rStyle w:val="CommentReference"/>
        </w:rPr>
        <w:annotationRef/>
      </w:r>
      <w:r>
        <w:t>You can come up with a better one, but my main concern is that “neural signature of reward” is both broad and vague</w:t>
      </w:r>
    </w:p>
  </w:comment>
  <w:comment w:id="6" w:author="Rossella Falcone" w:date="2022-05-02T10:25:00Z" w:initials="">
    <w:p w14:paraId="000000FD" w14:textId="56D4550F"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Check</w:t>
      </w:r>
    </w:p>
  </w:comment>
  <w:comment w:id="11" w:author="Wang, Siyu (NIH/NIMH) [F]" w:date="2024-05-23T15:04:00Z" w:initials="WS([">
    <w:p w14:paraId="3E8D8C55" w14:textId="77777777" w:rsidR="006000AB" w:rsidRDefault="006000AB" w:rsidP="00CE0ECA">
      <w:pPr>
        <w:pStyle w:val="CommentText"/>
      </w:pPr>
      <w:r>
        <w:rPr>
          <w:rStyle w:val="CommentReference"/>
        </w:rPr>
        <w:annotationRef/>
      </w:r>
      <w:r>
        <w:t>I'd say a temporal discounting task</w:t>
      </w:r>
    </w:p>
  </w:comment>
  <w:comment w:id="12" w:author="Wang, Siyu (NIH/NIMH) [F]" w:date="2024-05-23T15:05:00Z" w:initials="WS([">
    <w:p w14:paraId="7468379E" w14:textId="77777777" w:rsidR="00B82590" w:rsidRDefault="00B82590" w:rsidP="00B706E5">
      <w:pPr>
        <w:pStyle w:val="CommentText"/>
      </w:pPr>
      <w:r>
        <w:rPr>
          <w:rStyle w:val="CommentReference"/>
        </w:rPr>
        <w:annotationRef/>
      </w:r>
      <w:r>
        <w:t>This whole part can be moved to supplemental</w:t>
      </w:r>
    </w:p>
  </w:comment>
  <w:comment w:id="13" w:author="Wang, Siyu (NIH/NIMH) [F]" w:date="2024-05-23T15:06:00Z" w:initials="WS([">
    <w:p w14:paraId="221FC60B" w14:textId="77777777" w:rsidR="00A133D5" w:rsidRDefault="00A133D5" w:rsidP="009A5244">
      <w:pPr>
        <w:pStyle w:val="CommentText"/>
      </w:pPr>
      <w:r>
        <w:rPr>
          <w:rStyle w:val="CommentReference"/>
        </w:rPr>
        <w:annotationRef/>
      </w:r>
      <w:r>
        <w:t>Isn't it established from previous literature that hyperbolic discounting outperforms exponential discounting? Maybe just cite a previous paper, as there is no innovation on the model here</w:t>
      </w:r>
    </w:p>
  </w:comment>
  <w:comment w:id="14" w:author="Wang, Siyu (NIH/NIMH) [F]" w:date="2024-05-23T15:07:00Z" w:initials="WS([">
    <w:p w14:paraId="46163C17" w14:textId="77777777" w:rsidR="00B52BC2" w:rsidRDefault="00B52BC2" w:rsidP="00141194">
      <w:pPr>
        <w:pStyle w:val="CommentText"/>
      </w:pPr>
      <w:r>
        <w:rPr>
          <w:rStyle w:val="CommentReference"/>
        </w:rPr>
        <w:annotationRef/>
      </w:r>
      <w:r>
        <w:t>Some details can be moved to Methods</w:t>
      </w:r>
    </w:p>
  </w:comment>
  <w:comment w:id="15" w:author="Rossella Falcone [2]" w:date="2024-05-15T15:38:00Z" w:initials="RF">
    <w:p w14:paraId="4C5FDE4F" w14:textId="6BD9FE55" w:rsidR="0083750A" w:rsidRDefault="0083750A" w:rsidP="0083750A">
      <w:pPr>
        <w:pStyle w:val="CommentText"/>
      </w:pPr>
      <w:r>
        <w:rPr>
          <w:rStyle w:val="CommentReference"/>
        </w:rPr>
        <w:annotationRef/>
      </w:r>
      <w:r>
        <w:t xml:space="preserve">Is that correct? </w:t>
      </w:r>
    </w:p>
    <w:p w14:paraId="14E05B30" w14:textId="77777777" w:rsidR="0083750A" w:rsidRDefault="0083750A" w:rsidP="0083750A">
      <w:pPr>
        <w:pStyle w:val="CommentText"/>
      </w:pPr>
      <w:r>
        <w:t xml:space="preserve">Or it is for 170 cells? </w:t>
      </w:r>
    </w:p>
    <w:p w14:paraId="7E16F5C8" w14:textId="77777777" w:rsidR="0083750A" w:rsidRDefault="0083750A" w:rsidP="0083750A">
      <w:pPr>
        <w:pStyle w:val="CommentText"/>
      </w:pPr>
    </w:p>
    <w:p w14:paraId="5D063327" w14:textId="77777777" w:rsidR="0083750A" w:rsidRDefault="0083750A" w:rsidP="0083750A">
      <w:pPr>
        <w:pStyle w:val="CommentText"/>
      </w:pPr>
      <w:r>
        <w:t xml:space="preserve">Please once you remake Figures 3C-D add N=. </w:t>
      </w:r>
    </w:p>
  </w:comment>
  <w:comment w:id="16" w:author="Wang, Siyu (NIH/NIMH) [F]" w:date="2024-05-23T15:08:00Z" w:initials="WS([">
    <w:p w14:paraId="73F65BFE" w14:textId="77777777" w:rsidR="00A400DE" w:rsidRDefault="00237463" w:rsidP="00426674">
      <w:pPr>
        <w:pStyle w:val="CommentText"/>
      </w:pPr>
      <w:r>
        <w:rPr>
          <w:rStyle w:val="CommentReference"/>
        </w:rPr>
        <w:annotationRef/>
      </w:r>
      <w:r w:rsidR="00A400DE">
        <w:t>The ANOVA was done on 121 cells, we can change it to 170 if you prefer</w:t>
      </w:r>
    </w:p>
  </w:comment>
  <w:comment w:id="17" w:author="Rossella Falcone [2]" w:date="2024-05-15T13:21:00Z" w:initials="RF">
    <w:p w14:paraId="6F883A00" w14:textId="053826ED" w:rsidR="00A01FB6" w:rsidRDefault="00A01FB6" w:rsidP="00A01FB6">
      <w:pPr>
        <w:pStyle w:val="CommentText"/>
      </w:pPr>
      <w:r>
        <w:rPr>
          <w:rStyle w:val="CommentReference"/>
        </w:rPr>
        <w:annotationRef/>
      </w:r>
      <w:r>
        <w:t>It’s important to differentiate</w:t>
      </w:r>
    </w:p>
  </w:comment>
  <w:comment w:id="18" w:author="Wang, Siyu (NIH/NIMH) [F]" w:date="2024-05-23T15:08:00Z" w:initials="WS([">
    <w:p w14:paraId="69B1FE7C" w14:textId="77777777" w:rsidR="00237463" w:rsidRDefault="00237463" w:rsidP="00494DD2">
      <w:pPr>
        <w:pStyle w:val="CommentText"/>
      </w:pPr>
      <w:r>
        <w:rPr>
          <w:rStyle w:val="CommentReference"/>
        </w:rPr>
        <w:annotationRef/>
      </w:r>
      <w:r>
        <w:t>~ XXX ms</w:t>
      </w:r>
    </w:p>
  </w:comment>
  <w:comment w:id="19" w:author="Wang, Siyu (NIH/NIMH) [F]" w:date="2024-05-23T15:10:00Z" w:initials="WS([">
    <w:p w14:paraId="2415FF87" w14:textId="77777777" w:rsidR="00A400DE" w:rsidRDefault="00A400DE" w:rsidP="00C01889">
      <w:pPr>
        <w:pStyle w:val="CommentText"/>
      </w:pPr>
      <w:r>
        <w:rPr>
          <w:rStyle w:val="CommentReference"/>
        </w:rPr>
        <w:annotationRef/>
      </w:r>
      <w:r>
        <w:t>Did you find 6 cells?</w:t>
      </w:r>
    </w:p>
  </w:comment>
  <w:comment w:id="21" w:author="Rossella Falcone [2]" w:date="2024-05-14T09:50:00Z" w:initials="RF">
    <w:p w14:paraId="1B7D8482" w14:textId="1BAF208E" w:rsidR="005A7C01" w:rsidRDefault="005A7C01" w:rsidP="005A7C01">
      <w:pPr>
        <w:pStyle w:val="CommentText"/>
      </w:pPr>
      <w:r>
        <w:rPr>
          <w:rStyle w:val="CommentReference"/>
        </w:rPr>
        <w:annotationRef/>
      </w:r>
      <w:r>
        <w:t>SIYU, OMEGA SQUARED!</w:t>
      </w:r>
    </w:p>
  </w:comment>
  <w:comment w:id="20" w:author="Wang, Siyu (NIH/NIMH) [F]" w:date="2024-05-23T15:11:00Z" w:initials="WS([">
    <w:p w14:paraId="473DC092" w14:textId="77777777" w:rsidR="00A400DE" w:rsidRDefault="00A400DE" w:rsidP="00C65826">
      <w:pPr>
        <w:pStyle w:val="CommentText"/>
      </w:pPr>
      <w:r>
        <w:rPr>
          <w:rStyle w:val="CommentReference"/>
        </w:rPr>
        <w:annotationRef/>
      </w:r>
      <w:r>
        <w:t xml:space="preserve">I would acknowledge this might be due to the cue, and may not be a universal feature of temporal discounting. </w:t>
      </w:r>
    </w:p>
  </w:comment>
  <w:comment w:id="22" w:author="Wang, Siyu (NIH/NIMH) [F]" w:date="2024-05-23T15:13:00Z" w:initials="WS([">
    <w:p w14:paraId="2F7416AD" w14:textId="77777777" w:rsidR="00603851" w:rsidRDefault="001D35A3" w:rsidP="00C41BEC">
      <w:pPr>
        <w:pStyle w:val="CommentText"/>
      </w:pPr>
      <w:r>
        <w:rPr>
          <w:rStyle w:val="CommentReference"/>
        </w:rPr>
        <w:annotationRef/>
      </w:r>
      <w:r w:rsidR="00603851">
        <w:t>Is this about the 6 cells? I'd highlight they only explain a very small percentage of variance</w:t>
      </w:r>
    </w:p>
  </w:comment>
  <w:comment w:id="24" w:author="Wang, Siyu (NIH/NIMH) [F]" w:date="2024-05-23T15:15:00Z" w:initials="WS([">
    <w:p w14:paraId="5A3D23B8" w14:textId="77777777" w:rsidR="00CA6E95" w:rsidRDefault="00CA6E95" w:rsidP="009C432D">
      <w:pPr>
        <w:pStyle w:val="CommentText"/>
      </w:pPr>
      <w:r>
        <w:rPr>
          <w:rStyle w:val="CommentReference"/>
        </w:rPr>
        <w:annotationRef/>
      </w:r>
      <w:r>
        <w:t>This detail can be moved to Methods</w:t>
      </w:r>
    </w:p>
  </w:comment>
  <w:comment w:id="23" w:author="Wang, Siyu (NIH/NIMH) [F]" w:date="2024-05-23T15:15:00Z" w:initials="WS([">
    <w:p w14:paraId="785FE62C" w14:textId="6C4F2A7D" w:rsidR="00CA6E95" w:rsidRDefault="00CA6E95" w:rsidP="009F17DF">
      <w:pPr>
        <w:pStyle w:val="CommentText"/>
      </w:pPr>
      <w:r>
        <w:rPr>
          <w:rStyle w:val="CommentReference"/>
        </w:rPr>
        <w:annotationRef/>
      </w:r>
      <w:r>
        <w:t>I'd reduce this to 1 sentence, if you are targeting a higher-impact journal</w:t>
      </w:r>
    </w:p>
  </w:comment>
  <w:comment w:id="25" w:author="Wang, Siyu (NIH/NIMH) [F]" w:date="2024-05-23T15:25:00Z" w:initials="WS([">
    <w:p w14:paraId="28A045DB" w14:textId="77777777" w:rsidR="00357B71" w:rsidRDefault="00357B71" w:rsidP="00A22C85">
      <w:pPr>
        <w:pStyle w:val="CommentText"/>
      </w:pPr>
      <w:r>
        <w:rPr>
          <w:rStyle w:val="CommentReference"/>
        </w:rPr>
        <w:annotationRef/>
      </w:r>
      <w:r>
        <w:t>I am tempted to remove this whole section after reading it</w:t>
      </w:r>
    </w:p>
  </w:comment>
  <w:comment w:id="26" w:author="Rossella Falcone [2]" w:date="2024-05-15T15:38:00Z" w:initials="RF">
    <w:p w14:paraId="48DE2BF5" w14:textId="6DAAEB64" w:rsidR="0083750A" w:rsidRDefault="0083750A" w:rsidP="0083750A">
      <w:pPr>
        <w:pStyle w:val="CommentText"/>
      </w:pPr>
      <w:r>
        <w:rPr>
          <w:rStyle w:val="CommentReference"/>
        </w:rPr>
        <w:annotationRef/>
      </w:r>
      <w:r>
        <w:t xml:space="preserve">Need to add 4 missing cells. </w:t>
      </w:r>
    </w:p>
  </w:comment>
  <w:comment w:id="27" w:author="Wang, Siyu (NIH/NIMH) [F]" w:date="2024-05-23T15:17:00Z" w:initials="WS([">
    <w:p w14:paraId="7CC484A2" w14:textId="77777777" w:rsidR="00CA6E95" w:rsidRDefault="00CA6E95" w:rsidP="00230793">
      <w:pPr>
        <w:pStyle w:val="CommentText"/>
      </w:pPr>
      <w:r>
        <w:rPr>
          <w:rStyle w:val="CommentReference"/>
        </w:rPr>
        <w:annotationRef/>
      </w:r>
      <w:r>
        <w:t>This diversity of neurons is not specific to coding of temporal discounting, and is not really new? I'd at least shorten this or move to supplemental. Instead, show that individual neurons encode delay or drop etc</w:t>
      </w:r>
    </w:p>
  </w:comment>
  <w:comment w:id="28" w:author="Rossella Falcone [2]" w:date="2024-05-14T11:52:00Z" w:initials="RF">
    <w:p w14:paraId="4E8D5F39" w14:textId="28DB64E2" w:rsidR="00797EDE" w:rsidRDefault="00797EDE" w:rsidP="00797EDE">
      <w:pPr>
        <w:pStyle w:val="CommentText"/>
      </w:pPr>
      <w:r>
        <w:rPr>
          <w:rStyle w:val="CommentReference"/>
        </w:rPr>
        <w:annotationRef/>
      </w:r>
      <w:r>
        <w:t>General formula</w:t>
      </w:r>
    </w:p>
  </w:comment>
  <w:comment w:id="29" w:author="Wang, Siyu (NIH/NIMH) [F]" w:date="2024-05-23T15:20:00Z" w:initials="WS([">
    <w:p w14:paraId="2CC4AABC" w14:textId="77777777" w:rsidR="00DE4681" w:rsidRDefault="00DE4681" w:rsidP="00A539EB">
      <w:pPr>
        <w:pStyle w:val="CommentText"/>
      </w:pPr>
      <w:r>
        <w:rPr>
          <w:rStyle w:val="CommentReference"/>
        </w:rPr>
        <w:annotationRef/>
      </w:r>
      <w:r>
        <w:t xml:space="preserve">Same here. I'd highlight the "drop" or "delay" component of the rasters, the three-phases thing is not special and can be deleted. </w:t>
      </w:r>
    </w:p>
  </w:comment>
  <w:comment w:id="30" w:author="Rossella Falcone [2]" w:date="2024-05-07T16:24:00Z" w:initials="RF">
    <w:p w14:paraId="7B956EC9" w14:textId="56807ADF" w:rsidR="00336EA2" w:rsidRDefault="00336EA2" w:rsidP="00336EA2">
      <w:pPr>
        <w:pStyle w:val="CommentText"/>
      </w:pPr>
      <w:r>
        <w:rPr>
          <w:rStyle w:val="CommentReference"/>
        </w:rPr>
        <w:annotationRef/>
      </w:r>
      <w:r>
        <w:t xml:space="preserve">I have to repeat too to include the other cells. </w:t>
      </w:r>
    </w:p>
  </w:comment>
  <w:comment w:id="31" w:author="Rossella Falcone [2]" w:date="2024-05-13T18:02:00Z" w:initials="RF">
    <w:p w14:paraId="6034B504" w14:textId="77777777" w:rsidR="005715B3" w:rsidRDefault="005715B3" w:rsidP="005715B3">
      <w:pPr>
        <w:pStyle w:val="CommentText"/>
      </w:pPr>
      <w:r>
        <w:rPr>
          <w:rStyle w:val="CommentReference"/>
        </w:rPr>
        <w:annotationRef/>
      </w:r>
      <w:r>
        <w:t>Repeated</w:t>
      </w:r>
    </w:p>
  </w:comment>
  <w:comment w:id="32" w:author="Wang, Siyu (NIH/NIMH) [F]" w:date="2024-05-23T15:26:00Z" w:initials="WS([">
    <w:p w14:paraId="0CFEED94" w14:textId="77777777" w:rsidR="00357B71" w:rsidRDefault="00357B71" w:rsidP="00B6306E">
      <w:pPr>
        <w:pStyle w:val="CommentText"/>
      </w:pPr>
      <w:r>
        <w:rPr>
          <w:rStyle w:val="CommentReference"/>
        </w:rPr>
        <w:annotationRef/>
      </w:r>
      <w:r>
        <w:t>This is nice to keep, and the first novel message in the paper I think</w:t>
      </w:r>
    </w:p>
  </w:comment>
  <w:comment w:id="35" w:author="Wang, Siyu (NIH/NIMH) [F]" w:date="2024-05-23T15:28:00Z" w:initials="WS([">
    <w:p w14:paraId="645A09E7" w14:textId="77777777" w:rsidR="00404BBC" w:rsidRDefault="00404BBC" w:rsidP="008A7582">
      <w:pPr>
        <w:pStyle w:val="CommentText"/>
      </w:pPr>
      <w:r>
        <w:rPr>
          <w:rStyle w:val="CommentReference"/>
        </w:rPr>
        <w:annotationRef/>
      </w:r>
      <w:r>
        <w:t>I would actually expand this part, and explain your intuition, that dynamic activity lies along the diagonal whereas stable activity is a blob, before saying that we quantified this with ….</w:t>
      </w:r>
    </w:p>
  </w:comment>
  <w:comment w:id="33" w:author="Wang Siyu" w:date="2024-05-09T12:37:00Z" w:initials="WS">
    <w:p w14:paraId="516414D7" w14:textId="0E8A54EF" w:rsidR="00AD2BF8" w:rsidRDefault="00AD2BF8">
      <w:pPr>
        <w:pStyle w:val="CommentText"/>
      </w:pPr>
      <w:r>
        <w:rPr>
          <w:rStyle w:val="CommentReference"/>
        </w:rPr>
        <w:annotationRef/>
      </w:r>
      <w:r>
        <w:t>Feel free to take it or leave it:</w:t>
      </w:r>
    </w:p>
    <w:p w14:paraId="22497247" w14:textId="24FC02FA" w:rsidR="00AD2BF8" w:rsidRDefault="00FC1410">
      <w:pPr>
        <w:pStyle w:val="CommentText"/>
      </w:pPr>
      <w:r>
        <w:t xml:space="preserve">The description of Fig. 6C </w:t>
      </w:r>
      <w:r w:rsidR="00AD2BF8">
        <w:t xml:space="preserve">is more like a discussion </w:t>
      </w:r>
      <w:r>
        <w:t xml:space="preserve">than results. I would keep it short and move the interpretations to discussion. </w:t>
      </w:r>
    </w:p>
  </w:comment>
  <w:comment w:id="34" w:author="Rossella Falcone [2]" w:date="2024-05-15T15:48:00Z" w:initials="RF">
    <w:p w14:paraId="45C9B41C" w14:textId="77777777" w:rsidR="00FD70D8" w:rsidRDefault="00FD70D8" w:rsidP="00FD70D8">
      <w:pPr>
        <w:pStyle w:val="CommentText"/>
      </w:pPr>
      <w:r>
        <w:rPr>
          <w:rStyle w:val="CommentReference"/>
        </w:rPr>
        <w:annotationRef/>
      </w:r>
      <w:r>
        <w:t>I shortened</w:t>
      </w:r>
    </w:p>
  </w:comment>
  <w:comment w:id="37" w:author="Wang, Siyu (NIH/NIMH) [F]" w:date="2024-05-23T15:28:00Z" w:initials="WS([">
    <w:p w14:paraId="3456DEFA" w14:textId="77777777" w:rsidR="00EA57CD" w:rsidRDefault="008D3611" w:rsidP="00ED1016">
      <w:pPr>
        <w:pStyle w:val="CommentText"/>
      </w:pPr>
      <w:r>
        <w:rPr>
          <w:rStyle w:val="CommentReference"/>
        </w:rPr>
        <w:annotationRef/>
      </w:r>
      <w:r w:rsidR="00EA57CD">
        <w:t>This is the second novelty point</w:t>
      </w:r>
    </w:p>
  </w:comment>
  <w:comment w:id="38" w:author="Rossella Falcone [2]" w:date="2024-05-15T16:10:00Z" w:initials="RF">
    <w:p w14:paraId="54E4EEAF" w14:textId="0BBD3344" w:rsidR="003C787F" w:rsidRDefault="003C787F" w:rsidP="003C787F">
      <w:pPr>
        <w:pStyle w:val="CommentText"/>
      </w:pPr>
      <w:r>
        <w:rPr>
          <w:rStyle w:val="CommentReference"/>
        </w:rPr>
        <w:annotationRef/>
      </w:r>
      <w:r>
        <w:t xml:space="preserve">Is this the cue or each combination? </w:t>
      </w:r>
    </w:p>
  </w:comment>
  <w:comment w:id="39" w:author="Wang, Siyu (NIH/NIMH) [F]" w:date="2024-05-21T14:22:00Z" w:initials="WS([">
    <w:p w14:paraId="4113CC97" w14:textId="77777777" w:rsidR="0076028D" w:rsidRDefault="0076028D" w:rsidP="00111A43">
      <w:pPr>
        <w:pStyle w:val="CommentText"/>
      </w:pPr>
      <w:r>
        <w:rPr>
          <w:rStyle w:val="CommentReference"/>
        </w:rPr>
        <w:annotationRef/>
      </w:r>
      <w:r>
        <w:t>They are the same thing right?</w:t>
      </w:r>
    </w:p>
  </w:comment>
  <w:comment w:id="40" w:author="Rossella Falcone [2]" w:date="2024-05-15T16:11:00Z" w:initials="RF">
    <w:p w14:paraId="38138E91" w14:textId="46C5BE47" w:rsidR="003C787F" w:rsidRDefault="003C787F" w:rsidP="003C787F">
      <w:pPr>
        <w:pStyle w:val="CommentText"/>
      </w:pPr>
      <w:r>
        <w:rPr>
          <w:rStyle w:val="CommentReference"/>
        </w:rPr>
        <w:annotationRef/>
      </w:r>
      <w:r>
        <w:t>What does it exactly mean?</w:t>
      </w:r>
    </w:p>
  </w:comment>
  <w:comment w:id="41" w:author="Wang, Siyu (NIH/NIMH) [F]" w:date="2024-05-21T14:23:00Z" w:initials="WS([">
    <w:p w14:paraId="46FF54BB" w14:textId="77777777" w:rsidR="0076028D" w:rsidRDefault="0076028D" w:rsidP="001E2992">
      <w:pPr>
        <w:pStyle w:val="CommentText"/>
      </w:pPr>
      <w:r>
        <w:rPr>
          <w:rStyle w:val="CommentReference"/>
        </w:rPr>
        <w:annotationRef/>
      </w:r>
      <w:r>
        <w:t>Maybe "beyond independent representation of drops and delay"</w:t>
      </w:r>
    </w:p>
  </w:comment>
  <w:comment w:id="42" w:author="Wang Siyu" w:date="2024-05-09T12:40:00Z" w:initials="WS">
    <w:p w14:paraId="46D748EB" w14:textId="5140CBAB" w:rsidR="00E64706" w:rsidRDefault="00E64706">
      <w:pPr>
        <w:pStyle w:val="CommentText"/>
      </w:pPr>
      <w:r>
        <w:rPr>
          <w:rStyle w:val="CommentReference"/>
        </w:rPr>
        <w:annotationRef/>
      </w:r>
      <w:r>
        <w:t>We can fill these in when finalizing the figures.</w:t>
      </w:r>
    </w:p>
  </w:comment>
  <w:comment w:id="43" w:author="Wang Siyu" w:date="2024-05-09T12:41:00Z" w:initials="WS">
    <w:p w14:paraId="2ECC961A" w14:textId="64E5055A" w:rsidR="00AC56D5" w:rsidRDefault="00AC56D5">
      <w:pPr>
        <w:pStyle w:val="CommentText"/>
      </w:pPr>
      <w:r>
        <w:rPr>
          <w:rStyle w:val="CommentReference"/>
        </w:rPr>
        <w:annotationRef/>
      </w:r>
      <w:r>
        <w:t xml:space="preserve">I think this is nice and </w:t>
      </w:r>
      <w:r w:rsidR="00C33D5C">
        <w:t>may be highlighted in abstract/intro.</w:t>
      </w:r>
    </w:p>
  </w:comment>
  <w:comment w:id="55" w:author="Rossella Falcone [2]" w:date="2024-05-15T16:42:00Z" w:initials="RF">
    <w:p w14:paraId="5B5CE213" w14:textId="77777777" w:rsidR="009A2931" w:rsidRDefault="009A2931" w:rsidP="009A2931">
      <w:pPr>
        <w:pStyle w:val="CommentText"/>
      </w:pPr>
      <w:r>
        <w:rPr>
          <w:rStyle w:val="CommentReference"/>
        </w:rPr>
        <w:annotationRef/>
      </w:r>
      <w:r>
        <w:t xml:space="preserve">So blue is positive and orange is negative? </w:t>
      </w:r>
    </w:p>
  </w:comment>
  <w:comment w:id="58" w:author="Wang, Siyu (NIH/NIMH) [F]" w:date="2024-05-23T15:31:00Z" w:initials="WS([">
    <w:p w14:paraId="0F39C953" w14:textId="77777777" w:rsidR="00DD2333" w:rsidRDefault="00DD2333" w:rsidP="0063729E">
      <w:pPr>
        <w:pStyle w:val="CommentText"/>
      </w:pPr>
      <w:r>
        <w:rPr>
          <w:rStyle w:val="CommentReference"/>
        </w:rPr>
        <w:annotationRef/>
      </w:r>
      <w:r>
        <w:t>This is the yellow/purple result, one of the most interesting findings of this paper I think</w:t>
      </w:r>
    </w:p>
  </w:comment>
  <w:comment w:id="60" w:author="Rossella Falcone [2]" w:date="2024-05-15T16:35:00Z" w:initials="RF">
    <w:p w14:paraId="52E5376F" w14:textId="16972387" w:rsidR="00EE1E7E" w:rsidRDefault="00EE1E7E" w:rsidP="00EE1E7E">
      <w:pPr>
        <w:pStyle w:val="CommentText"/>
      </w:pPr>
      <w:r>
        <w:rPr>
          <w:rStyle w:val="CommentReference"/>
        </w:rPr>
        <w:annotationRef/>
      </w:r>
      <w:r>
        <w:t xml:space="preserve">Or for each cell? </w:t>
      </w:r>
    </w:p>
  </w:comment>
  <w:comment w:id="61" w:author="Wang, Siyu (NIH/NIMH) [F]" w:date="2024-05-21T14:24:00Z" w:initials="WS([">
    <w:p w14:paraId="40FAE51E" w14:textId="77777777" w:rsidR="0076028D" w:rsidRDefault="0076028D" w:rsidP="007D3C2D">
      <w:pPr>
        <w:pStyle w:val="CommentText"/>
      </w:pPr>
      <w:r>
        <w:rPr>
          <w:rStyle w:val="CommentReference"/>
        </w:rPr>
        <w:annotationRef/>
      </w:r>
      <w:r>
        <w:t>For each session. Discounted value is behavior, not from neural data.</w:t>
      </w:r>
    </w:p>
  </w:comment>
  <w:comment w:id="67" w:author="Rossella Falcone [2]" w:date="2024-05-15T16:42:00Z" w:initials="RF">
    <w:p w14:paraId="1A660BE6" w14:textId="5F26BE2D" w:rsidR="00EE1E7E" w:rsidRDefault="00EE1E7E" w:rsidP="00EE1E7E">
      <w:pPr>
        <w:pStyle w:val="CommentText"/>
      </w:pPr>
      <w:r>
        <w:rPr>
          <w:rStyle w:val="CommentReference"/>
        </w:rPr>
        <w:annotationRef/>
      </w:r>
      <w:r>
        <w:t xml:space="preserve">So blue is positive and orange is negative? </w:t>
      </w:r>
    </w:p>
  </w:comment>
  <w:comment w:id="68" w:author="Rossella Falcone" w:date="2021-05-17T10:37:00Z" w:initials="">
    <w:p w14:paraId="00000110" w14:textId="5F4560F5"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have to double check!</w:t>
      </w:r>
    </w:p>
  </w:comment>
  <w:comment w:id="69" w:author="Wang, Siyu (NIH/NIMH) [F]" w:date="2024-05-23T15:35:00Z" w:initials="WS([">
    <w:p w14:paraId="13D2948B" w14:textId="77777777" w:rsidR="002B4591" w:rsidRDefault="002B4591" w:rsidP="00D87118">
      <w:pPr>
        <w:pStyle w:val="CommentText"/>
      </w:pPr>
      <w:r>
        <w:rPr>
          <w:rStyle w:val="CommentReference"/>
        </w:rPr>
        <w:annotationRef/>
      </w:r>
      <w:r>
        <w:t>This needs to be changed, if we add that GO-cue ANOVA result</w:t>
      </w:r>
    </w:p>
  </w:comment>
  <w:comment w:id="74" w:author="Rossella Falcone [2]" w:date="2024-05-14T18:20:00Z" w:initials="RF">
    <w:p w14:paraId="4448EF71" w14:textId="7809C055" w:rsidR="00E2615A" w:rsidRDefault="00E2615A" w:rsidP="00E2615A">
      <w:pPr>
        <w:pStyle w:val="CommentText"/>
      </w:pPr>
      <w:r>
        <w:rPr>
          <w:rStyle w:val="CommentReference"/>
        </w:rPr>
        <w:annotationRef/>
      </w:r>
      <w:r>
        <w:t xml:space="preserve">I think I need to be make sure I understood.  For figure 6A-B I used a regular 2way anova and extracted variance explained from that. </w:t>
      </w:r>
    </w:p>
    <w:p w14:paraId="3D169DB0" w14:textId="77777777" w:rsidR="00E2615A" w:rsidRDefault="00E2615A" w:rsidP="00E2615A">
      <w:pPr>
        <w:pStyle w:val="CommentText"/>
      </w:pPr>
      <w:r>
        <w:t xml:space="preserve">So there is no choice factor. </w:t>
      </w:r>
    </w:p>
    <w:p w14:paraId="27AC4866" w14:textId="77777777" w:rsidR="00E2615A" w:rsidRDefault="00E2615A" w:rsidP="00E2615A">
      <w:pPr>
        <w:pStyle w:val="CommentText"/>
      </w:pPr>
    </w:p>
    <w:p w14:paraId="17F9034B" w14:textId="77777777" w:rsidR="00E2615A" w:rsidRDefault="00E2615A" w:rsidP="00E2615A">
      <w:pPr>
        <w:pStyle w:val="CommentText"/>
      </w:pPr>
      <w:r>
        <w:t>What about figure 6C you made?</w:t>
      </w:r>
    </w:p>
  </w:comment>
  <w:comment w:id="75" w:author="Wang, Siyu (NIH/NIMH) [F]" w:date="2024-05-23T15:36:00Z" w:initials="WS([">
    <w:p w14:paraId="429EA26E" w14:textId="77777777" w:rsidR="00B21907" w:rsidRDefault="00B21907" w:rsidP="0043054C">
      <w:pPr>
        <w:pStyle w:val="CommentText"/>
      </w:pPr>
      <w:r>
        <w:rPr>
          <w:rStyle w:val="CommentReference"/>
        </w:rPr>
        <w:annotationRef/>
      </w:r>
      <w:r>
        <w:t>I feel it's easier to write if we keep using the 3way, but I did use a two-way to replicate your result</w:t>
      </w:r>
    </w:p>
  </w:comment>
  <w:comment w:id="82" w:author="Wang Siyu" w:date="2024-05-09T13:05:00Z" w:initials="WS">
    <w:p w14:paraId="3F786F62" w14:textId="21759628" w:rsidR="00066C68" w:rsidRDefault="00066C68">
      <w:pPr>
        <w:pStyle w:val="CommentText"/>
      </w:pPr>
      <w:r>
        <w:rPr>
          <w:rStyle w:val="CommentReference"/>
        </w:rPr>
        <w:annotationRef/>
      </w:r>
      <w:r>
        <w:t>This is unnecessary I think.</w:t>
      </w:r>
    </w:p>
  </w:comment>
  <w:comment w:id="83" w:author="Rossella Falcone [2]" w:date="2024-05-14T17:42:00Z" w:initials="RF">
    <w:p w14:paraId="032AC5D8" w14:textId="77777777" w:rsidR="000B49F6" w:rsidRDefault="00A10D70" w:rsidP="000B49F6">
      <w:pPr>
        <w:pStyle w:val="CommentText"/>
      </w:pPr>
      <w:r>
        <w:rPr>
          <w:rStyle w:val="CommentReference"/>
        </w:rPr>
        <w:annotationRef/>
      </w:r>
      <w:r w:rsidR="000B49F6">
        <w:t xml:space="preserve">Well, I am not sure. </w:t>
      </w:r>
    </w:p>
    <w:p w14:paraId="1AF4989B" w14:textId="77777777" w:rsidR="000B49F6" w:rsidRDefault="000B49F6" w:rsidP="000B49F6">
      <w:pPr>
        <w:pStyle w:val="CommentText"/>
      </w:pPr>
      <w:r>
        <w:t>Have you done the same?</w:t>
      </w:r>
    </w:p>
    <w:p w14:paraId="348F4170" w14:textId="77777777" w:rsidR="000B49F6" w:rsidRDefault="000B49F6" w:rsidP="000B49F6">
      <w:pPr>
        <w:pStyle w:val="CommentText"/>
      </w:pPr>
    </w:p>
    <w:p w14:paraId="76CE28F8" w14:textId="77777777" w:rsidR="000B49F6" w:rsidRDefault="000B49F6" w:rsidP="000B49F6">
      <w:pPr>
        <w:pStyle w:val="CommentText"/>
      </w:pPr>
      <w:r>
        <w:t xml:space="preserve">It is better if we include how you managed the significance in more detail, if any. </w:t>
      </w:r>
    </w:p>
    <w:p w14:paraId="155EB893" w14:textId="77777777" w:rsidR="000B49F6" w:rsidRDefault="000B49F6" w:rsidP="000B49F6">
      <w:pPr>
        <w:pStyle w:val="CommentText"/>
      </w:pPr>
      <w:r>
        <w:t xml:space="preserve">In the current figure there is no figure legend, so I am not sure what the white space is. </w:t>
      </w:r>
    </w:p>
  </w:comment>
  <w:comment w:id="84" w:author="Wang, Siyu (NIH/NIMH) [F]" w:date="2024-05-21T14:26:00Z" w:initials="WS([">
    <w:p w14:paraId="601F13F0" w14:textId="77777777" w:rsidR="0076028D" w:rsidRDefault="0076028D" w:rsidP="00697992">
      <w:pPr>
        <w:pStyle w:val="CommentText"/>
      </w:pPr>
      <w:r>
        <w:rPr>
          <w:rStyle w:val="CommentReference"/>
        </w:rPr>
        <w:annotationRef/>
      </w:r>
      <w:r>
        <w:t>Significance is 0.05 in my analysis, uncorrected. It is not really necessary for the conclusions out of this figure, if reviewers ask or if you insist, we can add the shuffled control. In my view the shuffled baseline is not very useful, so I just used 0.05</w:t>
      </w:r>
    </w:p>
  </w:comment>
  <w:comment w:id="90" w:author="Wang, Siyu (NIH/NIMH) [F]" w:date="2024-05-23T15:37:00Z" w:initials="WS([">
    <w:p w14:paraId="5989E316" w14:textId="77777777" w:rsidR="00B1020A" w:rsidRDefault="00B1020A" w:rsidP="00743E67">
      <w:pPr>
        <w:pStyle w:val="CommentText"/>
      </w:pPr>
      <w:r>
        <w:rPr>
          <w:rStyle w:val="CommentReference"/>
        </w:rPr>
        <w:annotationRef/>
      </w:r>
      <w:r>
        <w:t>This is where I got the "betas"</w:t>
      </w:r>
    </w:p>
  </w:comment>
  <w:comment w:id="91" w:author="Wang, Siyu (NIH/NIMH) [F]" w:date="2024-05-23T15:37:00Z" w:initials="WS([">
    <w:p w14:paraId="351681B1" w14:textId="77777777" w:rsidR="00F14C16" w:rsidRDefault="00F14C16" w:rsidP="00EC7D5A">
      <w:pPr>
        <w:pStyle w:val="CommentText"/>
      </w:pPr>
      <w:r>
        <w:rPr>
          <w:rStyle w:val="CommentReference"/>
        </w:rPr>
        <w:annotationRef/>
      </w:r>
      <w:r>
        <w:t>There should be a main-text description of this</w:t>
      </w:r>
    </w:p>
  </w:comment>
  <w:comment w:id="104" w:author="Rossella Falcone [2]" w:date="2023-04-20T11:59:00Z" w:initials="RF">
    <w:p w14:paraId="28FDB4CD" w14:textId="421653E9" w:rsidR="006B3B79" w:rsidRDefault="00AA734C">
      <w:pPr>
        <w:pStyle w:val="CommentText"/>
      </w:pPr>
      <w:r>
        <w:rPr>
          <w:rStyle w:val="CommentReference"/>
        </w:rPr>
        <w:annotationRef/>
      </w:r>
      <w:r w:rsidR="006B3B79">
        <w:rPr>
          <w:color w:val="000000"/>
          <w:highlight w:val="white"/>
        </w:rPr>
        <w:t>(</w:t>
      </w:r>
      <w:hyperlink r:id="rId1" w:anchor="ref-12" w:history="1">
        <w:r w:rsidR="006B3B79" w:rsidRPr="004702C6">
          <w:rPr>
            <w:rStyle w:val="Hyperlink"/>
          </w:rPr>
          <w:t>Fuster, 1973</w:t>
        </w:r>
      </w:hyperlink>
      <w:r w:rsidR="006B3B79">
        <w:rPr>
          <w:color w:val="000000"/>
          <w:highlight w:val="white"/>
        </w:rPr>
        <w:t>; </w:t>
      </w:r>
      <w:hyperlink r:id="rId2" w:anchor="ref-14" w:history="1">
        <w:r w:rsidR="006B3B79" w:rsidRPr="004702C6">
          <w:rPr>
            <w:rStyle w:val="Hyperlink"/>
          </w:rPr>
          <w:t>Gnadt and Andersen, 1988</w:t>
        </w:r>
      </w:hyperlink>
      <w:r w:rsidR="006B3B79">
        <w:rPr>
          <w:color w:val="000000"/>
          <w:highlight w:val="white"/>
        </w:rPr>
        <w:t>; </w:t>
      </w:r>
      <w:hyperlink r:id="rId3" w:anchor="ref-11" w:history="1">
        <w:r w:rsidR="006B3B79" w:rsidRPr="004702C6">
          <w:rPr>
            <w:rStyle w:val="Hyperlink"/>
          </w:rPr>
          <w:t>Funahashi et al., 1989</w:t>
        </w:r>
      </w:hyperlink>
      <w:r w:rsidR="006B3B79">
        <w:rPr>
          <w:color w:val="000000"/>
          <w:highlight w:val="white"/>
        </w:rPr>
        <w:t>; </w:t>
      </w:r>
      <w:hyperlink r:id="rId4" w:anchor="ref-31" w:history="1">
        <w:r w:rsidR="006B3B79" w:rsidRPr="004702C6">
          <w:rPr>
            <w:rStyle w:val="Hyperlink"/>
          </w:rPr>
          <w:t>Zhang, 1999</w:t>
        </w:r>
      </w:hyperlink>
      <w:r w:rsidR="006B3B79">
        <w:rPr>
          <w:color w:val="000000"/>
          <w:highlight w:val="white"/>
        </w:rPr>
        <w:t>; </w:t>
      </w:r>
      <w:hyperlink r:id="rId5" w:anchor="ref-28" w:history="1">
        <w:r w:rsidR="006B3B79" w:rsidRPr="004702C6">
          <w:rPr>
            <w:rStyle w:val="Hyperlink"/>
          </w:rPr>
          <w:t>Taube and Basset, 2003</w:t>
        </w:r>
      </w:hyperlink>
      <w:r w:rsidR="006B3B79">
        <w:rPr>
          <w:color w:val="000000"/>
          <w:highlight w:val="white"/>
        </w:rPr>
        <w:t>). </w:t>
      </w:r>
      <w:r w:rsidR="006B3B79">
        <w:t xml:space="preserve"> </w:t>
      </w:r>
    </w:p>
    <w:p w14:paraId="280DE348" w14:textId="77777777" w:rsidR="006B3B79" w:rsidRDefault="006B3B79">
      <w:pPr>
        <w:pStyle w:val="CommentText"/>
      </w:pPr>
    </w:p>
    <w:p w14:paraId="67D51E8C" w14:textId="77777777" w:rsidR="006B3B79" w:rsidRDefault="00000000">
      <w:pPr>
        <w:pStyle w:val="CommentText"/>
      </w:pPr>
      <w:hyperlink r:id="rId6" w:anchor="BIB16" w:history="1">
        <w:r w:rsidR="006B3B79" w:rsidRPr="004702C6">
          <w:rPr>
            <w:rStyle w:val="Hyperlink"/>
          </w:rPr>
          <w:t>Goldman-Rakic 1995</w:t>
        </w:r>
      </w:hyperlink>
      <w:r w:rsidR="006B3B79">
        <w:rPr>
          <w:color w:val="2E2E2E"/>
        </w:rPr>
        <w:t>, </w:t>
      </w:r>
      <w:hyperlink r:id="rId7" w:anchor="BIB12" w:history="1">
        <w:r w:rsidR="006B3B79" w:rsidRPr="004702C6">
          <w:rPr>
            <w:rStyle w:val="Hyperlink"/>
          </w:rPr>
          <w:t>Fuster 1997</w:t>
        </w:r>
      </w:hyperlink>
      <w:r w:rsidR="006B3B79">
        <w:rPr>
          <w:color w:val="2E2E2E"/>
        </w:rPr>
        <w:t>, </w:t>
      </w:r>
      <w:hyperlink r:id="rId8" w:anchor="BIB9" w:history="1">
        <w:r w:rsidR="006B3B79" w:rsidRPr="004702C6">
          <w:rPr>
            <w:rStyle w:val="Hyperlink"/>
          </w:rPr>
          <w:t>Funahashi 2001</w:t>
        </w:r>
      </w:hyperlink>
      <w:r w:rsidR="006B3B79">
        <w:rPr>
          <w:color w:val="2E2E2E"/>
        </w:rPr>
        <w:t>, </w:t>
      </w:r>
      <w:hyperlink r:id="rId9" w:anchor="BIB28" w:history="1">
        <w:r w:rsidR="006B3B79" w:rsidRPr="004702C6">
          <w:rPr>
            <w:rStyle w:val="Hyperlink"/>
          </w:rPr>
          <w:t>Miller and Cohen 2001</w:t>
        </w:r>
      </w:hyperlink>
      <w:r w:rsidR="006B3B79">
        <w:rPr>
          <w:color w:val="2E2E2E"/>
        </w:rPr>
        <w:t>, </w:t>
      </w:r>
      <w:hyperlink r:id="rId10" w:anchor="BIB38" w:history="1">
        <w:r w:rsidR="006B3B79" w:rsidRPr="004702C6">
          <w:rPr>
            <w:rStyle w:val="Hyperlink"/>
          </w:rPr>
          <w:t>Wang 2001</w:t>
        </w:r>
      </w:hyperlink>
      <w:r w:rsidR="006B3B79">
        <w:rPr>
          <w:color w:val="2E2E2E"/>
        </w:rPr>
        <w:t>.</w:t>
      </w:r>
      <w:r w:rsidR="006B3B79">
        <w:t xml:space="preserve"> </w:t>
      </w:r>
    </w:p>
  </w:comment>
  <w:comment w:id="105" w:author="Rossella Falcone [2]" w:date="2023-04-21T11:58:00Z" w:initials="RF">
    <w:p w14:paraId="296A69FB" w14:textId="77777777" w:rsidR="005C7BFD" w:rsidRDefault="005C7BFD">
      <w:pPr>
        <w:pStyle w:val="CommentText"/>
      </w:pPr>
      <w:r>
        <w:rPr>
          <w:rStyle w:val="CommentReference"/>
        </w:rPr>
        <w:annotationRef/>
      </w:r>
      <w:r>
        <w:t>CORTICAL MECHANISMS OF GOAL-DIRECTED MOTOR ACTS IN</w:t>
      </w:r>
    </w:p>
    <w:p w14:paraId="06B4D687" w14:textId="77777777" w:rsidR="005C7BFD" w:rsidRDefault="005C7BFD">
      <w:pPr>
        <w:pStyle w:val="CommentText"/>
      </w:pPr>
      <w:r>
        <w:t>THE RHESUS MONKEY</w:t>
      </w:r>
    </w:p>
  </w:comment>
  <w:comment w:id="106" w:author="Rossella Falcone [2]" w:date="2023-04-18T17:18:00Z" w:initials="RF">
    <w:p w14:paraId="0DBE2C36" w14:textId="61139268" w:rsidR="00E5245F" w:rsidRDefault="00E5245F">
      <w:pPr>
        <w:pStyle w:val="CommentText"/>
      </w:pPr>
      <w:r>
        <w:rPr>
          <w:rStyle w:val="CommentReference"/>
        </w:rPr>
        <w:annotationRef/>
      </w:r>
      <w:r>
        <w:rPr>
          <w:b/>
          <w:bCs/>
          <w:color w:val="1F1F1F"/>
          <w:highlight w:val="white"/>
        </w:rPr>
        <w:t>Sequential Activity of Simultaneously Recorded Neurons in the Superior Colliculus During Curved Saccades</w:t>
      </w:r>
    </w:p>
  </w:comment>
  <w:comment w:id="107" w:author="Rossella Falcone [2]" w:date="2023-04-21T15:52:00Z" w:initials="RF">
    <w:p w14:paraId="755238FD" w14:textId="77777777" w:rsidR="00A63994" w:rsidRDefault="00A63994">
      <w:pPr>
        <w:pStyle w:val="CommentText"/>
      </w:pPr>
      <w:r>
        <w:rPr>
          <w:rStyle w:val="CommentReference"/>
        </w:rPr>
        <w:annotationRef/>
      </w:r>
      <w:r>
        <w:rPr>
          <w:b/>
          <w:bCs/>
          <w:color w:val="212121"/>
          <w:highlight w:val="white"/>
        </w:rPr>
        <w:t>Sequential activation of motor cortical neurons contributes to intralimb coordination during reaching in the cat by modulating muscle synergies</w:t>
      </w:r>
    </w:p>
    <w:p w14:paraId="6E9E7861" w14:textId="77777777" w:rsidR="00A63994" w:rsidRDefault="00000000">
      <w:pPr>
        <w:pStyle w:val="CommentText"/>
      </w:pPr>
      <w:hyperlink r:id="rId11" w:history="1">
        <w:r w:rsidR="00A63994" w:rsidRPr="005D2669">
          <w:rPr>
            <w:rStyle w:val="Hyperlink"/>
            <w:highlight w:val="white"/>
          </w:rPr>
          <w:t>Sergiy Yakovenko</w:t>
        </w:r>
      </w:hyperlink>
      <w:r w:rsidR="00A63994">
        <w:rPr>
          <w:color w:val="5B616B"/>
          <w:highlight w:val="white"/>
        </w:rPr>
        <w:t> </w:t>
      </w:r>
      <w:hyperlink r:id="rId12" w:anchor="affiliation-1" w:history="1">
        <w:r w:rsidR="00A63994" w:rsidRPr="005D2669">
          <w:rPr>
            <w:rStyle w:val="Hyperlink"/>
            <w:highlight w:val="white"/>
          </w:rPr>
          <w:t>1</w:t>
        </w:r>
      </w:hyperlink>
      <w:r w:rsidR="00A63994">
        <w:rPr>
          <w:color w:val="5B616B"/>
          <w:highlight w:val="white"/>
        </w:rPr>
        <w:t>, </w:t>
      </w:r>
      <w:hyperlink r:id="rId13" w:history="1">
        <w:r w:rsidR="00A63994" w:rsidRPr="005D2669">
          <w:rPr>
            <w:rStyle w:val="Hyperlink"/>
            <w:highlight w:val="white"/>
          </w:rPr>
          <w:t>Nedialko Krouchev</w:t>
        </w:r>
      </w:hyperlink>
      <w:r w:rsidR="00A63994">
        <w:rPr>
          <w:color w:val="5B616B"/>
          <w:highlight w:val="white"/>
        </w:rPr>
        <w:t>, </w:t>
      </w:r>
      <w:hyperlink r:id="rId14" w:history="1">
        <w:r w:rsidR="00A63994" w:rsidRPr="005D2669">
          <w:rPr>
            <w:rStyle w:val="Hyperlink"/>
            <w:highlight w:val="white"/>
          </w:rPr>
          <w:t>Trevor Drew</w:t>
        </w:r>
      </w:hyperlink>
    </w:p>
  </w:comment>
  <w:comment w:id="108" w:author="Rossella Falcone [2]" w:date="2023-04-21T16:26:00Z" w:initials="RF">
    <w:p w14:paraId="78A5FE10" w14:textId="77777777" w:rsidR="00072E91" w:rsidRDefault="00FF7FDA">
      <w:pPr>
        <w:pStyle w:val="CommentText"/>
      </w:pPr>
      <w:r>
        <w:rPr>
          <w:rStyle w:val="CommentReference"/>
        </w:rPr>
        <w:annotationRef/>
      </w:r>
      <w:r w:rsidR="00072E91">
        <w:rPr>
          <w:highlight w:val="yellow"/>
        </w:rPr>
        <w:t>This may explain why despite lesions, animals are still able to discriminate either delay or reward magnitude when it is not required to integrate the two pieces of information with each other (</w:t>
      </w:r>
      <w:r w:rsidR="00072E91">
        <w:rPr>
          <w:color w:val="FF0000"/>
          <w:highlight w:val="yellow"/>
        </w:rPr>
        <w:t>Simmons et al., 2010</w:t>
      </w:r>
      <w:r w:rsidR="00072E91">
        <w:rPr>
          <w:highlight w:val="yellow"/>
        </w:rPr>
        <w:t>).</w:t>
      </w:r>
      <w:r w:rsidR="00072E91">
        <w:t xml:space="preserve"> ??</w:t>
      </w:r>
    </w:p>
  </w:comment>
  <w:comment w:id="109" w:author="Rossella Falcone [2]" w:date="2023-04-21T16:08:00Z" w:initials="RF">
    <w:p w14:paraId="26F161DD" w14:textId="0E40DC58" w:rsidR="00047CF4" w:rsidRDefault="00047CF4">
      <w:pPr>
        <w:pStyle w:val="CommentText"/>
      </w:pPr>
      <w:r>
        <w:rPr>
          <w:rStyle w:val="CommentReference"/>
        </w:rPr>
        <w:annotationRef/>
      </w:r>
      <w:r>
        <w:t xml:space="preserve">So maybe is during that transition that the persistent code of their integration emerges. </w:t>
      </w:r>
    </w:p>
  </w:comment>
  <w:comment w:id="110" w:author="Rossella Falcone [2]" w:date="2023-04-21T16:31:00Z" w:initials="RF">
    <w:p w14:paraId="796E365A" w14:textId="77777777" w:rsidR="006F32D1" w:rsidRDefault="006F32D1">
      <w:pPr>
        <w:pStyle w:val="CommentText"/>
      </w:pPr>
      <w:r>
        <w:rPr>
          <w:rStyle w:val="CommentReference"/>
        </w:rPr>
        <w:annotationRef/>
      </w:r>
      <w:r>
        <w:t xml:space="preserve">Persistent neural coding we found here may represent a prospective coding of the upcoming variables associated with the cue. This allows the animal to anticipate important events and plan accordingly, in this case by accepting or refusing the offer. </w:t>
      </w:r>
    </w:p>
  </w:comment>
  <w:comment w:id="111" w:author="Rossella Falcone" w:date="2021-12-07T17:58:00Z" w:initials="">
    <w:p w14:paraId="00000102" w14:textId="0AF546AD" w:rsidR="003B379C" w:rsidRDefault="00D3041E">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I would present only figure 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96D5A52" w15:done="0"/>
  <w15:commentEx w15:paraId="1103D8D1" w15:paraIdParent="296D5A52" w15:done="0"/>
  <w15:commentEx w15:paraId="7DB0E4D8" w15:paraIdParent="296D5A52" w15:done="0"/>
  <w15:commentEx w15:paraId="5AB38D57" w15:paraIdParent="296D5A52" w15:done="0"/>
  <w15:commentEx w15:paraId="000000FD" w15:done="0"/>
  <w15:commentEx w15:paraId="3E8D8C55" w15:done="0"/>
  <w15:commentEx w15:paraId="7468379E" w15:done="0"/>
  <w15:commentEx w15:paraId="221FC60B" w15:done="0"/>
  <w15:commentEx w15:paraId="46163C17" w15:done="0"/>
  <w15:commentEx w15:paraId="5D063327" w15:done="0"/>
  <w15:commentEx w15:paraId="73F65BFE" w15:paraIdParent="5D063327" w15:done="0"/>
  <w15:commentEx w15:paraId="6F883A00" w15:done="0"/>
  <w15:commentEx w15:paraId="69B1FE7C" w15:done="0"/>
  <w15:commentEx w15:paraId="2415FF87" w15:done="0"/>
  <w15:commentEx w15:paraId="1B7D8482" w15:done="0"/>
  <w15:commentEx w15:paraId="473DC092" w15:done="0"/>
  <w15:commentEx w15:paraId="2F7416AD" w15:done="0"/>
  <w15:commentEx w15:paraId="5A3D23B8" w15:done="0"/>
  <w15:commentEx w15:paraId="785FE62C" w15:done="0"/>
  <w15:commentEx w15:paraId="28A045DB" w15:done="0"/>
  <w15:commentEx w15:paraId="48DE2BF5" w15:done="0"/>
  <w15:commentEx w15:paraId="7CC484A2" w15:done="0"/>
  <w15:commentEx w15:paraId="4E8D5F39" w15:done="0"/>
  <w15:commentEx w15:paraId="2CC4AABC" w15:done="0"/>
  <w15:commentEx w15:paraId="7B956EC9" w15:done="0"/>
  <w15:commentEx w15:paraId="6034B504" w15:paraIdParent="7B956EC9" w15:done="0"/>
  <w15:commentEx w15:paraId="0CFEED94" w15:done="0"/>
  <w15:commentEx w15:paraId="645A09E7" w15:done="0"/>
  <w15:commentEx w15:paraId="22497247" w15:done="0"/>
  <w15:commentEx w15:paraId="45C9B41C" w15:paraIdParent="22497247" w15:done="0"/>
  <w15:commentEx w15:paraId="3456DEFA" w15:done="0"/>
  <w15:commentEx w15:paraId="54E4EEAF" w15:done="0"/>
  <w15:commentEx w15:paraId="4113CC97" w15:paraIdParent="54E4EEAF" w15:done="0"/>
  <w15:commentEx w15:paraId="38138E91" w15:done="0"/>
  <w15:commentEx w15:paraId="46FF54BB" w15:paraIdParent="38138E91" w15:done="0"/>
  <w15:commentEx w15:paraId="46D748EB" w15:done="0"/>
  <w15:commentEx w15:paraId="2ECC961A" w15:done="0"/>
  <w15:commentEx w15:paraId="5B5CE213" w15:done="0"/>
  <w15:commentEx w15:paraId="0F39C953" w15:done="0"/>
  <w15:commentEx w15:paraId="52E5376F" w15:done="0"/>
  <w15:commentEx w15:paraId="40FAE51E" w15:paraIdParent="52E5376F" w15:done="0"/>
  <w15:commentEx w15:paraId="1A660BE6" w15:done="0"/>
  <w15:commentEx w15:paraId="00000110" w15:done="0"/>
  <w15:commentEx w15:paraId="13D2948B" w15:done="0"/>
  <w15:commentEx w15:paraId="17F9034B" w15:done="0"/>
  <w15:commentEx w15:paraId="429EA26E" w15:paraIdParent="17F9034B" w15:done="0"/>
  <w15:commentEx w15:paraId="3F786F62" w15:done="0"/>
  <w15:commentEx w15:paraId="155EB893" w15:paraIdParent="3F786F62" w15:done="0"/>
  <w15:commentEx w15:paraId="601F13F0" w15:paraIdParent="3F786F62" w15:done="0"/>
  <w15:commentEx w15:paraId="5989E316" w15:done="0"/>
  <w15:commentEx w15:paraId="351681B1" w15:done="0"/>
  <w15:commentEx w15:paraId="67D51E8C" w15:done="0"/>
  <w15:commentEx w15:paraId="06B4D687" w15:done="0"/>
  <w15:commentEx w15:paraId="0DBE2C36" w15:done="0"/>
  <w15:commentEx w15:paraId="6E9E7861" w15:done="0"/>
  <w15:commentEx w15:paraId="78A5FE10" w15:done="0"/>
  <w15:commentEx w15:paraId="26F161DD" w15:done="0"/>
  <w15:commentEx w15:paraId="796E365A" w15:done="0"/>
  <w15:commentEx w15:paraId="000001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9F72C3E" w16cex:dateUtc="2024-05-21T18:20:00Z"/>
  <w16cex:commentExtensible w16cex:durableId="48B916F0" w16cex:dateUtc="2024-05-23T04:29:00Z"/>
  <w16cex:commentExtensible w16cex:durableId="002FF7F6" w16cex:dateUtc="2024-05-23T04:30:00Z"/>
  <w16cex:commentExtensible w16cex:durableId="07E099F5" w16cex:dateUtc="2024-05-23T04:31:00Z"/>
  <w16cex:commentExtensible w16cex:durableId="261F872F" w16cex:dateUtc="2022-05-02T14:25:00Z"/>
  <w16cex:commentExtensible w16cex:durableId="29F9D964" w16cex:dateUtc="2024-05-23T19:04:00Z"/>
  <w16cex:commentExtensible w16cex:durableId="29F9D9B2" w16cex:dateUtc="2024-05-23T19:05:00Z"/>
  <w16cex:commentExtensible w16cex:durableId="29F9D9FE" w16cex:dateUtc="2024-05-23T19:06:00Z"/>
  <w16cex:commentExtensible w16cex:durableId="29F9DA2A" w16cex:dateUtc="2024-05-23T19:07:00Z"/>
  <w16cex:commentExtensible w16cex:durableId="661DFD97" w16cex:dateUtc="2024-05-15T19:38:00Z"/>
  <w16cex:commentExtensible w16cex:durableId="29F9DA7F" w16cex:dateUtc="2024-05-23T19:08:00Z"/>
  <w16cex:commentExtensible w16cex:durableId="3FE6EA6B" w16cex:dateUtc="2024-05-15T17:21:00Z"/>
  <w16cex:commentExtensible w16cex:durableId="29F9DA6B" w16cex:dateUtc="2024-05-23T19:08:00Z"/>
  <w16cex:commentExtensible w16cex:durableId="29F9DAD0" w16cex:dateUtc="2024-05-23T19:10:00Z"/>
  <w16cex:commentExtensible w16cex:durableId="5812CCF3" w16cex:dateUtc="2024-05-14T13:50:00Z"/>
  <w16cex:commentExtensible w16cex:durableId="29F9DB3B" w16cex:dateUtc="2024-05-23T19:11:00Z"/>
  <w16cex:commentExtensible w16cex:durableId="29F9DB9A" w16cex:dateUtc="2024-05-23T19:13:00Z"/>
  <w16cex:commentExtensible w16cex:durableId="29F9DC1E" w16cex:dateUtc="2024-05-23T19:15:00Z"/>
  <w16cex:commentExtensible w16cex:durableId="29F9DC07" w16cex:dateUtc="2024-05-23T19:15:00Z"/>
  <w16cex:commentExtensible w16cex:durableId="29F9DE7B" w16cex:dateUtc="2024-05-23T19:25:00Z"/>
  <w16cex:commentExtensible w16cex:durableId="1C1C6D01" w16cex:dateUtc="2024-05-15T19:38:00Z"/>
  <w16cex:commentExtensible w16cex:durableId="29F9DC80" w16cex:dateUtc="2024-05-23T19:17:00Z"/>
  <w16cex:commentExtensible w16cex:durableId="7E8B4E34" w16cex:dateUtc="2024-05-14T15:52:00Z"/>
  <w16cex:commentExtensible w16cex:durableId="29F9DD2D" w16cex:dateUtc="2024-05-23T19:20:00Z"/>
  <w16cex:commentExtensible w16cex:durableId="43381E68" w16cex:dateUtc="2024-05-07T20:24:00Z"/>
  <w16cex:commentExtensible w16cex:durableId="6BB9AB22" w16cex:dateUtc="2024-05-13T22:02:00Z"/>
  <w16cex:commentExtensible w16cex:durableId="29F9DEAA" w16cex:dateUtc="2024-05-23T19:26:00Z"/>
  <w16cex:commentExtensible w16cex:durableId="29F9DF0D" w16cex:dateUtc="2024-05-23T19:28:00Z"/>
  <w16cex:commentExtensible w16cex:durableId="29E741F6" w16cex:dateUtc="2024-05-09T16:37:00Z"/>
  <w16cex:commentExtensible w16cex:durableId="6265BA5E" w16cex:dateUtc="2024-05-15T19:48:00Z"/>
  <w16cex:commentExtensible w16cex:durableId="29F9DF32" w16cex:dateUtc="2024-05-23T19:28:00Z"/>
  <w16cex:commentExtensible w16cex:durableId="76E08F5B" w16cex:dateUtc="2024-05-15T20:10:00Z"/>
  <w16cex:commentExtensible w16cex:durableId="29F72CBC" w16cex:dateUtc="2024-05-21T18:22:00Z"/>
  <w16cex:commentExtensible w16cex:durableId="5FB6932B" w16cex:dateUtc="2024-05-15T20:11:00Z"/>
  <w16cex:commentExtensible w16cex:durableId="29F72CF9" w16cex:dateUtc="2024-05-21T18:23:00Z"/>
  <w16cex:commentExtensible w16cex:durableId="29E742C6" w16cex:dateUtc="2024-05-09T16:40:00Z"/>
  <w16cex:commentExtensible w16cex:durableId="29E74300" w16cex:dateUtc="2024-05-09T16:41:00Z"/>
  <w16cex:commentExtensible w16cex:durableId="29F9DF7B" w16cex:dateUtc="2024-05-15T20:42:00Z"/>
  <w16cex:commentExtensible w16cex:durableId="29F9DFD2" w16cex:dateUtc="2024-05-23T19:31:00Z"/>
  <w16cex:commentExtensible w16cex:durableId="7863FB12" w16cex:dateUtc="2024-05-15T20:35:00Z"/>
  <w16cex:commentExtensible w16cex:durableId="29F72D22" w16cex:dateUtc="2024-05-21T18:24:00Z"/>
  <w16cex:commentExtensible w16cex:durableId="2487D77F" w16cex:dateUtc="2024-05-15T20:42:00Z"/>
  <w16cex:commentExtensible w16cex:durableId="261F871B" w16cex:dateUtc="2021-05-17T14:37:00Z"/>
  <w16cex:commentExtensible w16cex:durableId="29F9E0BB" w16cex:dateUtc="2024-05-23T19:35:00Z"/>
  <w16cex:commentExtensible w16cex:durableId="3467030B" w16cex:dateUtc="2024-05-14T22:20:00Z"/>
  <w16cex:commentExtensible w16cex:durableId="29F9E110" w16cex:dateUtc="2024-05-23T19:36:00Z"/>
  <w16cex:commentExtensible w16cex:durableId="29E748B6" w16cex:dateUtc="2024-05-09T17:05:00Z"/>
  <w16cex:commentExtensible w16cex:durableId="0E0EA364" w16cex:dateUtc="2024-05-14T21:42:00Z"/>
  <w16cex:commentExtensible w16cex:durableId="29F72D91" w16cex:dateUtc="2024-05-21T18:26:00Z"/>
  <w16cex:commentExtensible w16cex:durableId="29F9E141" w16cex:dateUtc="2024-05-23T19:37:00Z"/>
  <w16cex:commentExtensible w16cex:durableId="29F9E157" w16cex:dateUtc="2024-05-23T19:37:00Z"/>
  <w16cex:commentExtensible w16cex:durableId="27EBA797" w16cex:dateUtc="2023-04-20T15:59:00Z"/>
  <w16cex:commentExtensible w16cex:durableId="27ECF8EF" w16cex:dateUtc="2023-04-21T15:58:00Z"/>
  <w16cex:commentExtensible w16cex:durableId="27E94F67" w16cex:dateUtc="2023-04-18T21:18:00Z"/>
  <w16cex:commentExtensible w16cex:durableId="27ED2FD7" w16cex:dateUtc="2023-04-21T19:52:00Z"/>
  <w16cex:commentExtensible w16cex:durableId="27ED37BA" w16cex:dateUtc="2023-04-21T20:26:00Z"/>
  <w16cex:commentExtensible w16cex:durableId="27ED337F" w16cex:dateUtc="2023-04-21T20:08:00Z"/>
  <w16cex:commentExtensible w16cex:durableId="27ED38FD" w16cex:dateUtc="2023-04-21T20:31:00Z"/>
  <w16cex:commentExtensible w16cex:durableId="261F870B" w16cex:dateUtc="2021-12-07T22: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96D5A52" w16cid:durableId="29F72C3E"/>
  <w16cid:commentId w16cid:paraId="1103D8D1" w16cid:durableId="48B916F0"/>
  <w16cid:commentId w16cid:paraId="7DB0E4D8" w16cid:durableId="002FF7F6"/>
  <w16cid:commentId w16cid:paraId="5AB38D57" w16cid:durableId="07E099F5"/>
  <w16cid:commentId w16cid:paraId="000000FD" w16cid:durableId="261F872F"/>
  <w16cid:commentId w16cid:paraId="3E8D8C55" w16cid:durableId="29F9D964"/>
  <w16cid:commentId w16cid:paraId="7468379E" w16cid:durableId="29F9D9B2"/>
  <w16cid:commentId w16cid:paraId="221FC60B" w16cid:durableId="29F9D9FE"/>
  <w16cid:commentId w16cid:paraId="46163C17" w16cid:durableId="29F9DA2A"/>
  <w16cid:commentId w16cid:paraId="5D063327" w16cid:durableId="661DFD97"/>
  <w16cid:commentId w16cid:paraId="73F65BFE" w16cid:durableId="29F9DA7F"/>
  <w16cid:commentId w16cid:paraId="6F883A00" w16cid:durableId="3FE6EA6B"/>
  <w16cid:commentId w16cid:paraId="69B1FE7C" w16cid:durableId="29F9DA6B"/>
  <w16cid:commentId w16cid:paraId="2415FF87" w16cid:durableId="29F9DAD0"/>
  <w16cid:commentId w16cid:paraId="1B7D8482" w16cid:durableId="5812CCF3"/>
  <w16cid:commentId w16cid:paraId="473DC092" w16cid:durableId="29F9DB3B"/>
  <w16cid:commentId w16cid:paraId="2F7416AD" w16cid:durableId="29F9DB9A"/>
  <w16cid:commentId w16cid:paraId="5A3D23B8" w16cid:durableId="29F9DC1E"/>
  <w16cid:commentId w16cid:paraId="785FE62C" w16cid:durableId="29F9DC07"/>
  <w16cid:commentId w16cid:paraId="28A045DB" w16cid:durableId="29F9DE7B"/>
  <w16cid:commentId w16cid:paraId="48DE2BF5" w16cid:durableId="1C1C6D01"/>
  <w16cid:commentId w16cid:paraId="7CC484A2" w16cid:durableId="29F9DC80"/>
  <w16cid:commentId w16cid:paraId="4E8D5F39" w16cid:durableId="7E8B4E34"/>
  <w16cid:commentId w16cid:paraId="2CC4AABC" w16cid:durableId="29F9DD2D"/>
  <w16cid:commentId w16cid:paraId="7B956EC9" w16cid:durableId="43381E68"/>
  <w16cid:commentId w16cid:paraId="6034B504" w16cid:durableId="6BB9AB22"/>
  <w16cid:commentId w16cid:paraId="0CFEED94" w16cid:durableId="29F9DEAA"/>
  <w16cid:commentId w16cid:paraId="645A09E7" w16cid:durableId="29F9DF0D"/>
  <w16cid:commentId w16cid:paraId="22497247" w16cid:durableId="29E741F6"/>
  <w16cid:commentId w16cid:paraId="45C9B41C" w16cid:durableId="6265BA5E"/>
  <w16cid:commentId w16cid:paraId="3456DEFA" w16cid:durableId="29F9DF32"/>
  <w16cid:commentId w16cid:paraId="54E4EEAF" w16cid:durableId="76E08F5B"/>
  <w16cid:commentId w16cid:paraId="4113CC97" w16cid:durableId="29F72CBC"/>
  <w16cid:commentId w16cid:paraId="38138E91" w16cid:durableId="5FB6932B"/>
  <w16cid:commentId w16cid:paraId="46FF54BB" w16cid:durableId="29F72CF9"/>
  <w16cid:commentId w16cid:paraId="46D748EB" w16cid:durableId="29E742C6"/>
  <w16cid:commentId w16cid:paraId="2ECC961A" w16cid:durableId="29E74300"/>
  <w16cid:commentId w16cid:paraId="5B5CE213" w16cid:durableId="29F9DF7B"/>
  <w16cid:commentId w16cid:paraId="0F39C953" w16cid:durableId="29F9DFD2"/>
  <w16cid:commentId w16cid:paraId="52E5376F" w16cid:durableId="7863FB12"/>
  <w16cid:commentId w16cid:paraId="40FAE51E" w16cid:durableId="29F72D22"/>
  <w16cid:commentId w16cid:paraId="1A660BE6" w16cid:durableId="2487D77F"/>
  <w16cid:commentId w16cid:paraId="00000110" w16cid:durableId="261F871B"/>
  <w16cid:commentId w16cid:paraId="13D2948B" w16cid:durableId="29F9E0BB"/>
  <w16cid:commentId w16cid:paraId="17F9034B" w16cid:durableId="3467030B"/>
  <w16cid:commentId w16cid:paraId="429EA26E" w16cid:durableId="29F9E110"/>
  <w16cid:commentId w16cid:paraId="3F786F62" w16cid:durableId="29E748B6"/>
  <w16cid:commentId w16cid:paraId="155EB893" w16cid:durableId="0E0EA364"/>
  <w16cid:commentId w16cid:paraId="601F13F0" w16cid:durableId="29F72D91"/>
  <w16cid:commentId w16cid:paraId="5989E316" w16cid:durableId="29F9E141"/>
  <w16cid:commentId w16cid:paraId="351681B1" w16cid:durableId="29F9E157"/>
  <w16cid:commentId w16cid:paraId="67D51E8C" w16cid:durableId="27EBA797"/>
  <w16cid:commentId w16cid:paraId="06B4D687" w16cid:durableId="27ECF8EF"/>
  <w16cid:commentId w16cid:paraId="0DBE2C36" w16cid:durableId="27E94F67"/>
  <w16cid:commentId w16cid:paraId="6E9E7861" w16cid:durableId="27ED2FD7"/>
  <w16cid:commentId w16cid:paraId="78A5FE10" w16cid:durableId="27ED37BA"/>
  <w16cid:commentId w16cid:paraId="26F161DD" w16cid:durableId="27ED337F"/>
  <w16cid:commentId w16cid:paraId="796E365A" w16cid:durableId="27ED38FD"/>
  <w16cid:commentId w16cid:paraId="00000102" w16cid:durableId="261F870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16FE32" w14:textId="77777777" w:rsidR="00254814" w:rsidRDefault="00254814">
      <w:pPr>
        <w:spacing w:after="0" w:line="240" w:lineRule="auto"/>
      </w:pPr>
      <w:r>
        <w:separator/>
      </w:r>
    </w:p>
  </w:endnote>
  <w:endnote w:type="continuationSeparator" w:id="0">
    <w:p w14:paraId="1EF3E5E9" w14:textId="77777777" w:rsidR="00254814" w:rsidRDefault="00254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8" w14:textId="00C373B9" w:rsidR="003B379C" w:rsidRDefault="00D3041E">
    <w:pPr>
      <w:pBdr>
        <w:top w:val="nil"/>
        <w:left w:val="nil"/>
        <w:bottom w:val="nil"/>
        <w:right w:val="nil"/>
        <w:between w:val="nil"/>
      </w:pBdr>
      <w:tabs>
        <w:tab w:val="center" w:pos="4680"/>
        <w:tab w:val="right" w:pos="9360"/>
      </w:tabs>
      <w:spacing w:after="0" w:line="240" w:lineRule="auto"/>
      <w:jc w:val="center"/>
      <w:rPr>
        <w:smallCaps/>
        <w:color w:val="4F81BD"/>
      </w:rPr>
    </w:pPr>
    <w:r>
      <w:rPr>
        <w:smallCaps/>
        <w:color w:val="4F81BD"/>
      </w:rPr>
      <w:fldChar w:fldCharType="begin"/>
    </w:r>
    <w:r>
      <w:rPr>
        <w:smallCaps/>
        <w:color w:val="4F81BD"/>
      </w:rPr>
      <w:instrText>PAGE</w:instrText>
    </w:r>
    <w:r>
      <w:rPr>
        <w:smallCaps/>
        <w:color w:val="4F81BD"/>
      </w:rPr>
      <w:fldChar w:fldCharType="separate"/>
    </w:r>
    <w:r w:rsidR="002672FE">
      <w:rPr>
        <w:smallCaps/>
        <w:noProof/>
        <w:color w:val="4F81BD"/>
      </w:rPr>
      <w:t>2</w:t>
    </w:r>
    <w:r>
      <w:rPr>
        <w:smallCaps/>
        <w:color w:val="4F81BD"/>
      </w:rPr>
      <w:fldChar w:fldCharType="end"/>
    </w:r>
  </w:p>
  <w:p w14:paraId="000000E9"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A" w14:textId="4B1BE6DD" w:rsidR="003B379C" w:rsidRDefault="00D3041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2672FE">
      <w:rPr>
        <w:noProof/>
        <w:color w:val="000000"/>
      </w:rPr>
      <w:t>1</w:t>
    </w:r>
    <w:r>
      <w:rPr>
        <w:color w:val="000000"/>
      </w:rPr>
      <w:fldChar w:fldCharType="end"/>
    </w:r>
  </w:p>
  <w:p w14:paraId="000000EB"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148F7" w14:textId="77777777" w:rsidR="00254814" w:rsidRDefault="00254814">
      <w:pPr>
        <w:spacing w:after="0" w:line="240" w:lineRule="auto"/>
      </w:pPr>
      <w:r>
        <w:separator/>
      </w:r>
    </w:p>
  </w:footnote>
  <w:footnote w:type="continuationSeparator" w:id="0">
    <w:p w14:paraId="4D3FA0CB" w14:textId="77777777" w:rsidR="00254814" w:rsidRDefault="002548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E6"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p w14:paraId="000000E7" w14:textId="77777777" w:rsidR="003B379C" w:rsidRDefault="003B379C">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AB46A2"/>
    <w:multiLevelType w:val="multilevel"/>
    <w:tmpl w:val="DD8C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D70B5E"/>
    <w:multiLevelType w:val="multilevel"/>
    <w:tmpl w:val="856E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884642"/>
    <w:multiLevelType w:val="multilevel"/>
    <w:tmpl w:val="11228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072522">
    <w:abstractNumId w:val="0"/>
  </w:num>
  <w:num w:numId="2" w16cid:durableId="2021159475">
    <w:abstractNumId w:val="1"/>
  </w:num>
  <w:num w:numId="3" w16cid:durableId="72444920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Wang, Siyu (NIH/NIMH) [F]">
    <w15:presenceInfo w15:providerId="AD" w15:userId="S::wangs29@nih.gov::2b28168d-f44b-4637-9295-3f41f2415208"/>
  </w15:person>
  <w15:person w15:author="Siyu Wang">
    <w15:presenceInfo w15:providerId="Windows Live" w15:userId="3f00a5b4dc936d2d"/>
  </w15:person>
  <w15:person w15:author="Rossella Falcone">
    <w15:presenceInfo w15:providerId="None" w15:userId="Rossella Falcone"/>
  </w15:person>
  <w15:person w15:author="Rossella Falcone [2]">
    <w15:presenceInfo w15:providerId="AD" w15:userId="S::rossella.falcone@einsteinmed.edu::02dd4923-bc26-4ba5-91d5-d648cbbd263f"/>
  </w15:person>
  <w15:person w15:author="Wang Siyu">
    <w15:presenceInfo w15:providerId="Windows Live" w15:userId="3f00a5b4dc936d2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9C"/>
    <w:rsid w:val="000012ED"/>
    <w:rsid w:val="00001C7C"/>
    <w:rsid w:val="00002879"/>
    <w:rsid w:val="00003BBE"/>
    <w:rsid w:val="000042CF"/>
    <w:rsid w:val="00004F8A"/>
    <w:rsid w:val="00010FA1"/>
    <w:rsid w:val="000117D3"/>
    <w:rsid w:val="00011A0E"/>
    <w:rsid w:val="00012CB5"/>
    <w:rsid w:val="00014121"/>
    <w:rsid w:val="00016450"/>
    <w:rsid w:val="000177D1"/>
    <w:rsid w:val="00017DB6"/>
    <w:rsid w:val="00020968"/>
    <w:rsid w:val="00020BAC"/>
    <w:rsid w:val="0002267E"/>
    <w:rsid w:val="00023002"/>
    <w:rsid w:val="0002321A"/>
    <w:rsid w:val="00025E45"/>
    <w:rsid w:val="0002711C"/>
    <w:rsid w:val="00030643"/>
    <w:rsid w:val="00030D0C"/>
    <w:rsid w:val="00032E9F"/>
    <w:rsid w:val="0003422E"/>
    <w:rsid w:val="00036B70"/>
    <w:rsid w:val="00042A0D"/>
    <w:rsid w:val="00043105"/>
    <w:rsid w:val="0004372C"/>
    <w:rsid w:val="00047CF4"/>
    <w:rsid w:val="00050BAC"/>
    <w:rsid w:val="000510D4"/>
    <w:rsid w:val="00060AF8"/>
    <w:rsid w:val="00066C68"/>
    <w:rsid w:val="00066D1E"/>
    <w:rsid w:val="00071228"/>
    <w:rsid w:val="000717E8"/>
    <w:rsid w:val="00071D2E"/>
    <w:rsid w:val="00072D31"/>
    <w:rsid w:val="00072E91"/>
    <w:rsid w:val="00074645"/>
    <w:rsid w:val="00074F1E"/>
    <w:rsid w:val="00074FB4"/>
    <w:rsid w:val="0007602E"/>
    <w:rsid w:val="0008383E"/>
    <w:rsid w:val="000854EA"/>
    <w:rsid w:val="000914A5"/>
    <w:rsid w:val="00091520"/>
    <w:rsid w:val="000929FE"/>
    <w:rsid w:val="00094C43"/>
    <w:rsid w:val="00097CDC"/>
    <w:rsid w:val="000A1FD6"/>
    <w:rsid w:val="000A3F9A"/>
    <w:rsid w:val="000A5A0F"/>
    <w:rsid w:val="000A6A4C"/>
    <w:rsid w:val="000A74EC"/>
    <w:rsid w:val="000A760F"/>
    <w:rsid w:val="000B1A63"/>
    <w:rsid w:val="000B3705"/>
    <w:rsid w:val="000B39DE"/>
    <w:rsid w:val="000B3F9F"/>
    <w:rsid w:val="000B49F6"/>
    <w:rsid w:val="000B4DC7"/>
    <w:rsid w:val="000B58C6"/>
    <w:rsid w:val="000B6A92"/>
    <w:rsid w:val="000B71B6"/>
    <w:rsid w:val="000C00F0"/>
    <w:rsid w:val="000C23F4"/>
    <w:rsid w:val="000C27E4"/>
    <w:rsid w:val="000C7170"/>
    <w:rsid w:val="000C7B8B"/>
    <w:rsid w:val="000D0374"/>
    <w:rsid w:val="000D2259"/>
    <w:rsid w:val="000D235A"/>
    <w:rsid w:val="000D27F9"/>
    <w:rsid w:val="000D38BC"/>
    <w:rsid w:val="000D5E62"/>
    <w:rsid w:val="000D64CE"/>
    <w:rsid w:val="000D7110"/>
    <w:rsid w:val="000E1EF1"/>
    <w:rsid w:val="000E23E3"/>
    <w:rsid w:val="000E23EA"/>
    <w:rsid w:val="000E3647"/>
    <w:rsid w:val="000E502D"/>
    <w:rsid w:val="000E5817"/>
    <w:rsid w:val="000E69AA"/>
    <w:rsid w:val="000E7199"/>
    <w:rsid w:val="000E7750"/>
    <w:rsid w:val="000E7B19"/>
    <w:rsid w:val="000F1CEB"/>
    <w:rsid w:val="000F3B3C"/>
    <w:rsid w:val="000F6C83"/>
    <w:rsid w:val="0010027C"/>
    <w:rsid w:val="0010224C"/>
    <w:rsid w:val="001031B2"/>
    <w:rsid w:val="00103411"/>
    <w:rsid w:val="00103F9E"/>
    <w:rsid w:val="00104C35"/>
    <w:rsid w:val="0010625D"/>
    <w:rsid w:val="0010640D"/>
    <w:rsid w:val="00110FBB"/>
    <w:rsid w:val="00113026"/>
    <w:rsid w:val="00114B26"/>
    <w:rsid w:val="00116452"/>
    <w:rsid w:val="00117146"/>
    <w:rsid w:val="00120757"/>
    <w:rsid w:val="0012082E"/>
    <w:rsid w:val="00120B20"/>
    <w:rsid w:val="0012361A"/>
    <w:rsid w:val="00123ABC"/>
    <w:rsid w:val="00126A6E"/>
    <w:rsid w:val="001347DC"/>
    <w:rsid w:val="001353AB"/>
    <w:rsid w:val="00136868"/>
    <w:rsid w:val="00136A46"/>
    <w:rsid w:val="001374A1"/>
    <w:rsid w:val="00142E42"/>
    <w:rsid w:val="00143C2E"/>
    <w:rsid w:val="001441AD"/>
    <w:rsid w:val="00147078"/>
    <w:rsid w:val="001473B2"/>
    <w:rsid w:val="00147839"/>
    <w:rsid w:val="00152924"/>
    <w:rsid w:val="00153259"/>
    <w:rsid w:val="00153776"/>
    <w:rsid w:val="001545B0"/>
    <w:rsid w:val="00155DDA"/>
    <w:rsid w:val="001603A5"/>
    <w:rsid w:val="00161F6F"/>
    <w:rsid w:val="0016579C"/>
    <w:rsid w:val="00166AAB"/>
    <w:rsid w:val="00171E76"/>
    <w:rsid w:val="00173BBA"/>
    <w:rsid w:val="00175B27"/>
    <w:rsid w:val="00180298"/>
    <w:rsid w:val="0018228B"/>
    <w:rsid w:val="0018285D"/>
    <w:rsid w:val="001828DF"/>
    <w:rsid w:val="0019097D"/>
    <w:rsid w:val="0019228D"/>
    <w:rsid w:val="00193ABC"/>
    <w:rsid w:val="00196D5F"/>
    <w:rsid w:val="001970A4"/>
    <w:rsid w:val="001A0D4A"/>
    <w:rsid w:val="001A3A81"/>
    <w:rsid w:val="001A3E19"/>
    <w:rsid w:val="001A460E"/>
    <w:rsid w:val="001A4A97"/>
    <w:rsid w:val="001A4CBF"/>
    <w:rsid w:val="001A6FE7"/>
    <w:rsid w:val="001A7161"/>
    <w:rsid w:val="001B0189"/>
    <w:rsid w:val="001B0BFC"/>
    <w:rsid w:val="001B0F3A"/>
    <w:rsid w:val="001B43BE"/>
    <w:rsid w:val="001B5A53"/>
    <w:rsid w:val="001B62CA"/>
    <w:rsid w:val="001C03CC"/>
    <w:rsid w:val="001C16DF"/>
    <w:rsid w:val="001C2912"/>
    <w:rsid w:val="001C47BA"/>
    <w:rsid w:val="001C4942"/>
    <w:rsid w:val="001D03D1"/>
    <w:rsid w:val="001D2907"/>
    <w:rsid w:val="001D3374"/>
    <w:rsid w:val="001D35A3"/>
    <w:rsid w:val="001D5489"/>
    <w:rsid w:val="001E09B8"/>
    <w:rsid w:val="001E1026"/>
    <w:rsid w:val="001E33EE"/>
    <w:rsid w:val="001E4DCC"/>
    <w:rsid w:val="001E56BE"/>
    <w:rsid w:val="001E57B1"/>
    <w:rsid w:val="001E61EE"/>
    <w:rsid w:val="001E721F"/>
    <w:rsid w:val="001E7573"/>
    <w:rsid w:val="001E77D5"/>
    <w:rsid w:val="001E7BF2"/>
    <w:rsid w:val="001F0301"/>
    <w:rsid w:val="001F3BCE"/>
    <w:rsid w:val="001F3DD1"/>
    <w:rsid w:val="001F3FA5"/>
    <w:rsid w:val="001F485A"/>
    <w:rsid w:val="001F602C"/>
    <w:rsid w:val="00203B09"/>
    <w:rsid w:val="00211234"/>
    <w:rsid w:val="0021419F"/>
    <w:rsid w:val="00214898"/>
    <w:rsid w:val="00217292"/>
    <w:rsid w:val="0022269A"/>
    <w:rsid w:val="00223064"/>
    <w:rsid w:val="002238A6"/>
    <w:rsid w:val="00224557"/>
    <w:rsid w:val="002248B0"/>
    <w:rsid w:val="00226E96"/>
    <w:rsid w:val="00227272"/>
    <w:rsid w:val="00230D6B"/>
    <w:rsid w:val="0023173B"/>
    <w:rsid w:val="00231FC6"/>
    <w:rsid w:val="00232CC7"/>
    <w:rsid w:val="0023484E"/>
    <w:rsid w:val="00236130"/>
    <w:rsid w:val="002369FA"/>
    <w:rsid w:val="00237463"/>
    <w:rsid w:val="00237DD9"/>
    <w:rsid w:val="00241937"/>
    <w:rsid w:val="00241ADB"/>
    <w:rsid w:val="00241CB6"/>
    <w:rsid w:val="002436C8"/>
    <w:rsid w:val="002438BE"/>
    <w:rsid w:val="0024543E"/>
    <w:rsid w:val="00247AFF"/>
    <w:rsid w:val="00251633"/>
    <w:rsid w:val="00251D5B"/>
    <w:rsid w:val="0025205D"/>
    <w:rsid w:val="0025220B"/>
    <w:rsid w:val="00253864"/>
    <w:rsid w:val="00254023"/>
    <w:rsid w:val="00254814"/>
    <w:rsid w:val="00255929"/>
    <w:rsid w:val="00255F96"/>
    <w:rsid w:val="002568D8"/>
    <w:rsid w:val="00262600"/>
    <w:rsid w:val="00262CC3"/>
    <w:rsid w:val="00264151"/>
    <w:rsid w:val="00266FEF"/>
    <w:rsid w:val="002672FE"/>
    <w:rsid w:val="002706A9"/>
    <w:rsid w:val="00271926"/>
    <w:rsid w:val="00277972"/>
    <w:rsid w:val="00280ACC"/>
    <w:rsid w:val="002812BA"/>
    <w:rsid w:val="00282E9A"/>
    <w:rsid w:val="00283094"/>
    <w:rsid w:val="0028358A"/>
    <w:rsid w:val="00284256"/>
    <w:rsid w:val="002855E1"/>
    <w:rsid w:val="002859A8"/>
    <w:rsid w:val="00286FBF"/>
    <w:rsid w:val="002912CE"/>
    <w:rsid w:val="00291728"/>
    <w:rsid w:val="00291D8E"/>
    <w:rsid w:val="00291E06"/>
    <w:rsid w:val="00291EA6"/>
    <w:rsid w:val="00293EB4"/>
    <w:rsid w:val="00295CEC"/>
    <w:rsid w:val="002969B6"/>
    <w:rsid w:val="00297601"/>
    <w:rsid w:val="002A21CF"/>
    <w:rsid w:val="002A26A2"/>
    <w:rsid w:val="002A3B91"/>
    <w:rsid w:val="002A490C"/>
    <w:rsid w:val="002A5165"/>
    <w:rsid w:val="002A5CAF"/>
    <w:rsid w:val="002A7118"/>
    <w:rsid w:val="002A78EF"/>
    <w:rsid w:val="002B09BF"/>
    <w:rsid w:val="002B1395"/>
    <w:rsid w:val="002B2EBE"/>
    <w:rsid w:val="002B31FC"/>
    <w:rsid w:val="002B439B"/>
    <w:rsid w:val="002B4591"/>
    <w:rsid w:val="002B58C2"/>
    <w:rsid w:val="002B76D2"/>
    <w:rsid w:val="002C0F8A"/>
    <w:rsid w:val="002C26C7"/>
    <w:rsid w:val="002C3238"/>
    <w:rsid w:val="002C4454"/>
    <w:rsid w:val="002C4907"/>
    <w:rsid w:val="002C4D2C"/>
    <w:rsid w:val="002D1A9D"/>
    <w:rsid w:val="002D41FC"/>
    <w:rsid w:val="002D5637"/>
    <w:rsid w:val="002E0FAD"/>
    <w:rsid w:val="002E7BB2"/>
    <w:rsid w:val="002F0FF1"/>
    <w:rsid w:val="002F6301"/>
    <w:rsid w:val="00300F4D"/>
    <w:rsid w:val="0030203D"/>
    <w:rsid w:val="00302E13"/>
    <w:rsid w:val="00303790"/>
    <w:rsid w:val="00305308"/>
    <w:rsid w:val="003104D3"/>
    <w:rsid w:val="003124AA"/>
    <w:rsid w:val="00312896"/>
    <w:rsid w:val="00312CA4"/>
    <w:rsid w:val="00312E3D"/>
    <w:rsid w:val="00315012"/>
    <w:rsid w:val="00316158"/>
    <w:rsid w:val="0031749C"/>
    <w:rsid w:val="00321FB4"/>
    <w:rsid w:val="00322258"/>
    <w:rsid w:val="0032233E"/>
    <w:rsid w:val="00323BFE"/>
    <w:rsid w:val="0032585D"/>
    <w:rsid w:val="003263AE"/>
    <w:rsid w:val="00327FBC"/>
    <w:rsid w:val="00330CC2"/>
    <w:rsid w:val="00333206"/>
    <w:rsid w:val="00333DA8"/>
    <w:rsid w:val="00336210"/>
    <w:rsid w:val="00336A50"/>
    <w:rsid w:val="00336EA2"/>
    <w:rsid w:val="00337AD8"/>
    <w:rsid w:val="003411BE"/>
    <w:rsid w:val="00344B8F"/>
    <w:rsid w:val="003456D1"/>
    <w:rsid w:val="00346AD0"/>
    <w:rsid w:val="00353180"/>
    <w:rsid w:val="0035407F"/>
    <w:rsid w:val="00357248"/>
    <w:rsid w:val="00357381"/>
    <w:rsid w:val="00357B71"/>
    <w:rsid w:val="00361B77"/>
    <w:rsid w:val="00361C80"/>
    <w:rsid w:val="0036255D"/>
    <w:rsid w:val="003641D0"/>
    <w:rsid w:val="0036464D"/>
    <w:rsid w:val="00365359"/>
    <w:rsid w:val="00365E8D"/>
    <w:rsid w:val="00366AB7"/>
    <w:rsid w:val="00372EA4"/>
    <w:rsid w:val="00373D55"/>
    <w:rsid w:val="003759AB"/>
    <w:rsid w:val="00376070"/>
    <w:rsid w:val="003762F9"/>
    <w:rsid w:val="003778F1"/>
    <w:rsid w:val="0038252A"/>
    <w:rsid w:val="003836DD"/>
    <w:rsid w:val="00383F06"/>
    <w:rsid w:val="00386532"/>
    <w:rsid w:val="00386897"/>
    <w:rsid w:val="00391394"/>
    <w:rsid w:val="00394CB8"/>
    <w:rsid w:val="00394EF0"/>
    <w:rsid w:val="00394F1C"/>
    <w:rsid w:val="00395A74"/>
    <w:rsid w:val="00396471"/>
    <w:rsid w:val="00397513"/>
    <w:rsid w:val="003A155B"/>
    <w:rsid w:val="003A195A"/>
    <w:rsid w:val="003A2495"/>
    <w:rsid w:val="003A27FE"/>
    <w:rsid w:val="003A5D19"/>
    <w:rsid w:val="003A6022"/>
    <w:rsid w:val="003A6257"/>
    <w:rsid w:val="003A6734"/>
    <w:rsid w:val="003A6B00"/>
    <w:rsid w:val="003B0044"/>
    <w:rsid w:val="003B06B3"/>
    <w:rsid w:val="003B13C0"/>
    <w:rsid w:val="003B20E7"/>
    <w:rsid w:val="003B379C"/>
    <w:rsid w:val="003B3840"/>
    <w:rsid w:val="003B4909"/>
    <w:rsid w:val="003B57AE"/>
    <w:rsid w:val="003B6E49"/>
    <w:rsid w:val="003C0ED9"/>
    <w:rsid w:val="003C3393"/>
    <w:rsid w:val="003C4BD2"/>
    <w:rsid w:val="003C635F"/>
    <w:rsid w:val="003C72C8"/>
    <w:rsid w:val="003C787F"/>
    <w:rsid w:val="003D16A4"/>
    <w:rsid w:val="003D1FCE"/>
    <w:rsid w:val="003D27EF"/>
    <w:rsid w:val="003D6F6A"/>
    <w:rsid w:val="003D7A2A"/>
    <w:rsid w:val="003E1139"/>
    <w:rsid w:val="003E24DD"/>
    <w:rsid w:val="003E5E7A"/>
    <w:rsid w:val="003F0059"/>
    <w:rsid w:val="003F17F4"/>
    <w:rsid w:val="003F22C1"/>
    <w:rsid w:val="003F41F4"/>
    <w:rsid w:val="003F7830"/>
    <w:rsid w:val="003F7B82"/>
    <w:rsid w:val="0040381F"/>
    <w:rsid w:val="004040A1"/>
    <w:rsid w:val="00404299"/>
    <w:rsid w:val="00404932"/>
    <w:rsid w:val="00404BBC"/>
    <w:rsid w:val="00404C70"/>
    <w:rsid w:val="00412356"/>
    <w:rsid w:val="004150EC"/>
    <w:rsid w:val="00415D5F"/>
    <w:rsid w:val="004161F2"/>
    <w:rsid w:val="004164A6"/>
    <w:rsid w:val="004166A4"/>
    <w:rsid w:val="00417993"/>
    <w:rsid w:val="00417AEF"/>
    <w:rsid w:val="00421485"/>
    <w:rsid w:val="0042172E"/>
    <w:rsid w:val="00424EB6"/>
    <w:rsid w:val="004260B1"/>
    <w:rsid w:val="0043013D"/>
    <w:rsid w:val="00430477"/>
    <w:rsid w:val="004309C4"/>
    <w:rsid w:val="0043122D"/>
    <w:rsid w:val="00431294"/>
    <w:rsid w:val="0043130C"/>
    <w:rsid w:val="00435C6E"/>
    <w:rsid w:val="00436414"/>
    <w:rsid w:val="00436642"/>
    <w:rsid w:val="00436C4C"/>
    <w:rsid w:val="00436F28"/>
    <w:rsid w:val="004376E9"/>
    <w:rsid w:val="00444846"/>
    <w:rsid w:val="00446750"/>
    <w:rsid w:val="0044702B"/>
    <w:rsid w:val="004472CC"/>
    <w:rsid w:val="00451C51"/>
    <w:rsid w:val="00453EC4"/>
    <w:rsid w:val="00453F1A"/>
    <w:rsid w:val="00454003"/>
    <w:rsid w:val="00455AEE"/>
    <w:rsid w:val="00455EA3"/>
    <w:rsid w:val="00456877"/>
    <w:rsid w:val="00461054"/>
    <w:rsid w:val="0046184B"/>
    <w:rsid w:val="00465D10"/>
    <w:rsid w:val="004661B1"/>
    <w:rsid w:val="00466CBE"/>
    <w:rsid w:val="00470A55"/>
    <w:rsid w:val="00470F7D"/>
    <w:rsid w:val="00472315"/>
    <w:rsid w:val="00472D80"/>
    <w:rsid w:val="00476F18"/>
    <w:rsid w:val="00480A57"/>
    <w:rsid w:val="00480B6E"/>
    <w:rsid w:val="004820CF"/>
    <w:rsid w:val="00483C5B"/>
    <w:rsid w:val="004841B1"/>
    <w:rsid w:val="00484AF6"/>
    <w:rsid w:val="0048766B"/>
    <w:rsid w:val="00487C9B"/>
    <w:rsid w:val="00491A6A"/>
    <w:rsid w:val="00493482"/>
    <w:rsid w:val="00493EA3"/>
    <w:rsid w:val="004944C9"/>
    <w:rsid w:val="004A1974"/>
    <w:rsid w:val="004A3B4F"/>
    <w:rsid w:val="004A660B"/>
    <w:rsid w:val="004A7B8D"/>
    <w:rsid w:val="004B33FD"/>
    <w:rsid w:val="004B44A2"/>
    <w:rsid w:val="004B5072"/>
    <w:rsid w:val="004B538F"/>
    <w:rsid w:val="004B5571"/>
    <w:rsid w:val="004B5623"/>
    <w:rsid w:val="004C1466"/>
    <w:rsid w:val="004C352E"/>
    <w:rsid w:val="004C3834"/>
    <w:rsid w:val="004C7F50"/>
    <w:rsid w:val="004D0903"/>
    <w:rsid w:val="004D13C7"/>
    <w:rsid w:val="004D1556"/>
    <w:rsid w:val="004D2ADD"/>
    <w:rsid w:val="004D3C79"/>
    <w:rsid w:val="004D5F8C"/>
    <w:rsid w:val="004D68D4"/>
    <w:rsid w:val="004D6B68"/>
    <w:rsid w:val="004D72FC"/>
    <w:rsid w:val="004D7E66"/>
    <w:rsid w:val="004E48F7"/>
    <w:rsid w:val="004E6673"/>
    <w:rsid w:val="004F2516"/>
    <w:rsid w:val="004F3F24"/>
    <w:rsid w:val="004F532B"/>
    <w:rsid w:val="004F6BD6"/>
    <w:rsid w:val="004F71BA"/>
    <w:rsid w:val="004F72CA"/>
    <w:rsid w:val="00501159"/>
    <w:rsid w:val="00502AD9"/>
    <w:rsid w:val="005103F6"/>
    <w:rsid w:val="005148F1"/>
    <w:rsid w:val="0051665E"/>
    <w:rsid w:val="00516925"/>
    <w:rsid w:val="00516955"/>
    <w:rsid w:val="00520629"/>
    <w:rsid w:val="00522C7D"/>
    <w:rsid w:val="00522FA0"/>
    <w:rsid w:val="00523DB2"/>
    <w:rsid w:val="005258C6"/>
    <w:rsid w:val="005301EF"/>
    <w:rsid w:val="00530DF4"/>
    <w:rsid w:val="0053132C"/>
    <w:rsid w:val="00531EEE"/>
    <w:rsid w:val="00532D76"/>
    <w:rsid w:val="00536424"/>
    <w:rsid w:val="00536BB5"/>
    <w:rsid w:val="005426A1"/>
    <w:rsid w:val="00543313"/>
    <w:rsid w:val="00545DB1"/>
    <w:rsid w:val="005510B0"/>
    <w:rsid w:val="00551EA4"/>
    <w:rsid w:val="00553914"/>
    <w:rsid w:val="00553D6D"/>
    <w:rsid w:val="0055446A"/>
    <w:rsid w:val="00560C9B"/>
    <w:rsid w:val="005619D8"/>
    <w:rsid w:val="00561B5B"/>
    <w:rsid w:val="00562F4A"/>
    <w:rsid w:val="00563ABB"/>
    <w:rsid w:val="005647C1"/>
    <w:rsid w:val="00564E33"/>
    <w:rsid w:val="00566B54"/>
    <w:rsid w:val="005715B3"/>
    <w:rsid w:val="00571F4A"/>
    <w:rsid w:val="005726A6"/>
    <w:rsid w:val="00572F99"/>
    <w:rsid w:val="0057544F"/>
    <w:rsid w:val="00576DA8"/>
    <w:rsid w:val="00580908"/>
    <w:rsid w:val="00580A60"/>
    <w:rsid w:val="00581596"/>
    <w:rsid w:val="00582D0B"/>
    <w:rsid w:val="00587149"/>
    <w:rsid w:val="00590211"/>
    <w:rsid w:val="00590D72"/>
    <w:rsid w:val="00592D83"/>
    <w:rsid w:val="00592EA6"/>
    <w:rsid w:val="00595A51"/>
    <w:rsid w:val="00597DA6"/>
    <w:rsid w:val="005A0623"/>
    <w:rsid w:val="005A0A0C"/>
    <w:rsid w:val="005A102A"/>
    <w:rsid w:val="005A1A65"/>
    <w:rsid w:val="005A29E1"/>
    <w:rsid w:val="005A2D5D"/>
    <w:rsid w:val="005A619F"/>
    <w:rsid w:val="005A6614"/>
    <w:rsid w:val="005A7A73"/>
    <w:rsid w:val="005A7C01"/>
    <w:rsid w:val="005B0691"/>
    <w:rsid w:val="005B1557"/>
    <w:rsid w:val="005B4980"/>
    <w:rsid w:val="005B4A79"/>
    <w:rsid w:val="005B6161"/>
    <w:rsid w:val="005B7CDD"/>
    <w:rsid w:val="005C12D4"/>
    <w:rsid w:val="005C17C5"/>
    <w:rsid w:val="005C28E2"/>
    <w:rsid w:val="005C2FCB"/>
    <w:rsid w:val="005C3FED"/>
    <w:rsid w:val="005C4C08"/>
    <w:rsid w:val="005C5B14"/>
    <w:rsid w:val="005C74C5"/>
    <w:rsid w:val="005C7725"/>
    <w:rsid w:val="005C7BFD"/>
    <w:rsid w:val="005D1E4E"/>
    <w:rsid w:val="005D399B"/>
    <w:rsid w:val="005D3F54"/>
    <w:rsid w:val="005D472B"/>
    <w:rsid w:val="005D6DEE"/>
    <w:rsid w:val="005E06C5"/>
    <w:rsid w:val="005E07E3"/>
    <w:rsid w:val="005E3F58"/>
    <w:rsid w:val="005E500F"/>
    <w:rsid w:val="005F10E6"/>
    <w:rsid w:val="005F180E"/>
    <w:rsid w:val="005F2B4F"/>
    <w:rsid w:val="005F2C2F"/>
    <w:rsid w:val="005F3199"/>
    <w:rsid w:val="005F558B"/>
    <w:rsid w:val="005F5A13"/>
    <w:rsid w:val="005F5AA2"/>
    <w:rsid w:val="005F6077"/>
    <w:rsid w:val="005F7F50"/>
    <w:rsid w:val="006000AB"/>
    <w:rsid w:val="006018A7"/>
    <w:rsid w:val="0060251B"/>
    <w:rsid w:val="00603851"/>
    <w:rsid w:val="00604617"/>
    <w:rsid w:val="00604E25"/>
    <w:rsid w:val="0060589D"/>
    <w:rsid w:val="00605D87"/>
    <w:rsid w:val="006073BE"/>
    <w:rsid w:val="006077C4"/>
    <w:rsid w:val="006106D5"/>
    <w:rsid w:val="00610B67"/>
    <w:rsid w:val="0061144F"/>
    <w:rsid w:val="00614103"/>
    <w:rsid w:val="00614804"/>
    <w:rsid w:val="00614841"/>
    <w:rsid w:val="00616E2E"/>
    <w:rsid w:val="00617A96"/>
    <w:rsid w:val="00622325"/>
    <w:rsid w:val="0063085B"/>
    <w:rsid w:val="00632654"/>
    <w:rsid w:val="00634EAB"/>
    <w:rsid w:val="006366FC"/>
    <w:rsid w:val="00636B44"/>
    <w:rsid w:val="00637AC5"/>
    <w:rsid w:val="0064094D"/>
    <w:rsid w:val="00640F9F"/>
    <w:rsid w:val="00642B3E"/>
    <w:rsid w:val="006445FD"/>
    <w:rsid w:val="006447CF"/>
    <w:rsid w:val="00645C86"/>
    <w:rsid w:val="00647839"/>
    <w:rsid w:val="00652789"/>
    <w:rsid w:val="00653459"/>
    <w:rsid w:val="00655558"/>
    <w:rsid w:val="006559EC"/>
    <w:rsid w:val="006610F7"/>
    <w:rsid w:val="00661819"/>
    <w:rsid w:val="00661858"/>
    <w:rsid w:val="00663832"/>
    <w:rsid w:val="0066490F"/>
    <w:rsid w:val="0066574D"/>
    <w:rsid w:val="00665BE8"/>
    <w:rsid w:val="00671C31"/>
    <w:rsid w:val="006728DA"/>
    <w:rsid w:val="006730FD"/>
    <w:rsid w:val="006734DA"/>
    <w:rsid w:val="00682290"/>
    <w:rsid w:val="006837F1"/>
    <w:rsid w:val="0068473D"/>
    <w:rsid w:val="00686718"/>
    <w:rsid w:val="00686CBA"/>
    <w:rsid w:val="006873D8"/>
    <w:rsid w:val="00692C1E"/>
    <w:rsid w:val="00695231"/>
    <w:rsid w:val="00695E19"/>
    <w:rsid w:val="00697079"/>
    <w:rsid w:val="006A1E57"/>
    <w:rsid w:val="006B051B"/>
    <w:rsid w:val="006B23AF"/>
    <w:rsid w:val="006B3B79"/>
    <w:rsid w:val="006B3F5B"/>
    <w:rsid w:val="006B4DF5"/>
    <w:rsid w:val="006B5A6F"/>
    <w:rsid w:val="006C0B74"/>
    <w:rsid w:val="006C5A8C"/>
    <w:rsid w:val="006C69D6"/>
    <w:rsid w:val="006D025F"/>
    <w:rsid w:val="006D14A4"/>
    <w:rsid w:val="006D3BA2"/>
    <w:rsid w:val="006D427D"/>
    <w:rsid w:val="006D4919"/>
    <w:rsid w:val="006D4ECC"/>
    <w:rsid w:val="006D75A2"/>
    <w:rsid w:val="006E13FF"/>
    <w:rsid w:val="006E3415"/>
    <w:rsid w:val="006E39C3"/>
    <w:rsid w:val="006E5048"/>
    <w:rsid w:val="006E520E"/>
    <w:rsid w:val="006E522D"/>
    <w:rsid w:val="006E52F1"/>
    <w:rsid w:val="006E6090"/>
    <w:rsid w:val="006E6B00"/>
    <w:rsid w:val="006F2A26"/>
    <w:rsid w:val="006F309A"/>
    <w:rsid w:val="006F32D1"/>
    <w:rsid w:val="006F41EF"/>
    <w:rsid w:val="006F5944"/>
    <w:rsid w:val="0070098B"/>
    <w:rsid w:val="00700BB1"/>
    <w:rsid w:val="00700E38"/>
    <w:rsid w:val="00701307"/>
    <w:rsid w:val="007027BA"/>
    <w:rsid w:val="00704063"/>
    <w:rsid w:val="00705AD4"/>
    <w:rsid w:val="0070741F"/>
    <w:rsid w:val="00707CEB"/>
    <w:rsid w:val="0071043E"/>
    <w:rsid w:val="00712F7C"/>
    <w:rsid w:val="00713F73"/>
    <w:rsid w:val="007150B8"/>
    <w:rsid w:val="007154A9"/>
    <w:rsid w:val="00715601"/>
    <w:rsid w:val="007173D8"/>
    <w:rsid w:val="0072471A"/>
    <w:rsid w:val="00725789"/>
    <w:rsid w:val="007261A2"/>
    <w:rsid w:val="007268AA"/>
    <w:rsid w:val="00727786"/>
    <w:rsid w:val="00727C34"/>
    <w:rsid w:val="00730FE9"/>
    <w:rsid w:val="007329A3"/>
    <w:rsid w:val="00734B6C"/>
    <w:rsid w:val="007350AC"/>
    <w:rsid w:val="00735585"/>
    <w:rsid w:val="00736A35"/>
    <w:rsid w:val="0074098A"/>
    <w:rsid w:val="00740B0C"/>
    <w:rsid w:val="00741617"/>
    <w:rsid w:val="007419E9"/>
    <w:rsid w:val="007421C7"/>
    <w:rsid w:val="00742AEA"/>
    <w:rsid w:val="007452D5"/>
    <w:rsid w:val="00745839"/>
    <w:rsid w:val="00746A1D"/>
    <w:rsid w:val="00752585"/>
    <w:rsid w:val="00752B6C"/>
    <w:rsid w:val="007533CC"/>
    <w:rsid w:val="00754397"/>
    <w:rsid w:val="007561EC"/>
    <w:rsid w:val="007566FC"/>
    <w:rsid w:val="00756A22"/>
    <w:rsid w:val="0076028D"/>
    <w:rsid w:val="007617D4"/>
    <w:rsid w:val="0076233C"/>
    <w:rsid w:val="00762D02"/>
    <w:rsid w:val="00764935"/>
    <w:rsid w:val="00765435"/>
    <w:rsid w:val="00771399"/>
    <w:rsid w:val="00773DE2"/>
    <w:rsid w:val="00774BD3"/>
    <w:rsid w:val="00776E85"/>
    <w:rsid w:val="007812B1"/>
    <w:rsid w:val="00781547"/>
    <w:rsid w:val="0078396A"/>
    <w:rsid w:val="00784029"/>
    <w:rsid w:val="0078641F"/>
    <w:rsid w:val="00786794"/>
    <w:rsid w:val="00791097"/>
    <w:rsid w:val="00793B15"/>
    <w:rsid w:val="00797BDB"/>
    <w:rsid w:val="00797EDE"/>
    <w:rsid w:val="007A0435"/>
    <w:rsid w:val="007A0F59"/>
    <w:rsid w:val="007A20A2"/>
    <w:rsid w:val="007A5D5E"/>
    <w:rsid w:val="007A6735"/>
    <w:rsid w:val="007B15D4"/>
    <w:rsid w:val="007B1655"/>
    <w:rsid w:val="007B31E2"/>
    <w:rsid w:val="007C1AB0"/>
    <w:rsid w:val="007C333F"/>
    <w:rsid w:val="007D21DA"/>
    <w:rsid w:val="007D313F"/>
    <w:rsid w:val="007D3D7F"/>
    <w:rsid w:val="007D4D2F"/>
    <w:rsid w:val="007D600B"/>
    <w:rsid w:val="007E0AC9"/>
    <w:rsid w:val="007E4390"/>
    <w:rsid w:val="007F2A23"/>
    <w:rsid w:val="007F36E9"/>
    <w:rsid w:val="008001FE"/>
    <w:rsid w:val="00800A14"/>
    <w:rsid w:val="00802BBD"/>
    <w:rsid w:val="008036C6"/>
    <w:rsid w:val="00803984"/>
    <w:rsid w:val="008043F3"/>
    <w:rsid w:val="00804C1D"/>
    <w:rsid w:val="008060BA"/>
    <w:rsid w:val="0080720A"/>
    <w:rsid w:val="00811327"/>
    <w:rsid w:val="0081156D"/>
    <w:rsid w:val="00811807"/>
    <w:rsid w:val="008119F1"/>
    <w:rsid w:val="008212AB"/>
    <w:rsid w:val="0082142F"/>
    <w:rsid w:val="0082207A"/>
    <w:rsid w:val="0082254A"/>
    <w:rsid w:val="00822B4D"/>
    <w:rsid w:val="00823585"/>
    <w:rsid w:val="00824967"/>
    <w:rsid w:val="008255E9"/>
    <w:rsid w:val="00831643"/>
    <w:rsid w:val="00831BA1"/>
    <w:rsid w:val="008343B3"/>
    <w:rsid w:val="008343EC"/>
    <w:rsid w:val="00835CF3"/>
    <w:rsid w:val="00836C7B"/>
    <w:rsid w:val="0083740F"/>
    <w:rsid w:val="0083750A"/>
    <w:rsid w:val="0083764B"/>
    <w:rsid w:val="008402B9"/>
    <w:rsid w:val="008433BD"/>
    <w:rsid w:val="00845220"/>
    <w:rsid w:val="00845B38"/>
    <w:rsid w:val="008475D3"/>
    <w:rsid w:val="00850042"/>
    <w:rsid w:val="008525A6"/>
    <w:rsid w:val="00854D14"/>
    <w:rsid w:val="0085529B"/>
    <w:rsid w:val="00855FA8"/>
    <w:rsid w:val="008611FD"/>
    <w:rsid w:val="008638B4"/>
    <w:rsid w:val="00866AA5"/>
    <w:rsid w:val="008673C7"/>
    <w:rsid w:val="00871A85"/>
    <w:rsid w:val="0087202A"/>
    <w:rsid w:val="00876089"/>
    <w:rsid w:val="00881499"/>
    <w:rsid w:val="00882DF0"/>
    <w:rsid w:val="00884C0F"/>
    <w:rsid w:val="00885CC1"/>
    <w:rsid w:val="008875AC"/>
    <w:rsid w:val="0089322C"/>
    <w:rsid w:val="008941BE"/>
    <w:rsid w:val="008A0505"/>
    <w:rsid w:val="008A20EE"/>
    <w:rsid w:val="008A2498"/>
    <w:rsid w:val="008A2846"/>
    <w:rsid w:val="008A2D7D"/>
    <w:rsid w:val="008A34D2"/>
    <w:rsid w:val="008A37AA"/>
    <w:rsid w:val="008A471C"/>
    <w:rsid w:val="008A5E16"/>
    <w:rsid w:val="008A6592"/>
    <w:rsid w:val="008A72E0"/>
    <w:rsid w:val="008A7921"/>
    <w:rsid w:val="008A7A4E"/>
    <w:rsid w:val="008A7CF0"/>
    <w:rsid w:val="008B016E"/>
    <w:rsid w:val="008B1DE3"/>
    <w:rsid w:val="008B6A36"/>
    <w:rsid w:val="008B777E"/>
    <w:rsid w:val="008C02B3"/>
    <w:rsid w:val="008C4781"/>
    <w:rsid w:val="008C4B94"/>
    <w:rsid w:val="008C6C18"/>
    <w:rsid w:val="008C7F7E"/>
    <w:rsid w:val="008D17FC"/>
    <w:rsid w:val="008D3611"/>
    <w:rsid w:val="008D3D7C"/>
    <w:rsid w:val="008D3EF4"/>
    <w:rsid w:val="008D3F60"/>
    <w:rsid w:val="008D595E"/>
    <w:rsid w:val="008D7EEE"/>
    <w:rsid w:val="008E0D93"/>
    <w:rsid w:val="008E1CA6"/>
    <w:rsid w:val="008E1D64"/>
    <w:rsid w:val="008E2627"/>
    <w:rsid w:val="008E415B"/>
    <w:rsid w:val="008E48AB"/>
    <w:rsid w:val="008E4B9B"/>
    <w:rsid w:val="008E71D3"/>
    <w:rsid w:val="008E7336"/>
    <w:rsid w:val="008E76D8"/>
    <w:rsid w:val="008F0465"/>
    <w:rsid w:val="008F67B6"/>
    <w:rsid w:val="008F695B"/>
    <w:rsid w:val="00900615"/>
    <w:rsid w:val="00901919"/>
    <w:rsid w:val="0090206B"/>
    <w:rsid w:val="00902D7C"/>
    <w:rsid w:val="00905383"/>
    <w:rsid w:val="009057FB"/>
    <w:rsid w:val="00906791"/>
    <w:rsid w:val="00911CBC"/>
    <w:rsid w:val="00914426"/>
    <w:rsid w:val="00914C1C"/>
    <w:rsid w:val="009163CA"/>
    <w:rsid w:val="00922908"/>
    <w:rsid w:val="0092424E"/>
    <w:rsid w:val="009257A3"/>
    <w:rsid w:val="009273E5"/>
    <w:rsid w:val="00934D53"/>
    <w:rsid w:val="009352DB"/>
    <w:rsid w:val="009354B9"/>
    <w:rsid w:val="0093723A"/>
    <w:rsid w:val="0094195E"/>
    <w:rsid w:val="00941DA6"/>
    <w:rsid w:val="00943D1A"/>
    <w:rsid w:val="009443B1"/>
    <w:rsid w:val="0095179A"/>
    <w:rsid w:val="00953042"/>
    <w:rsid w:val="00953B19"/>
    <w:rsid w:val="0095423A"/>
    <w:rsid w:val="009546C2"/>
    <w:rsid w:val="009559B1"/>
    <w:rsid w:val="00956EB3"/>
    <w:rsid w:val="00960666"/>
    <w:rsid w:val="0096176F"/>
    <w:rsid w:val="00962971"/>
    <w:rsid w:val="00963CF1"/>
    <w:rsid w:val="00965FD4"/>
    <w:rsid w:val="00967BCB"/>
    <w:rsid w:val="00970AD4"/>
    <w:rsid w:val="00973599"/>
    <w:rsid w:val="00975E9D"/>
    <w:rsid w:val="00976254"/>
    <w:rsid w:val="009828AA"/>
    <w:rsid w:val="00986C45"/>
    <w:rsid w:val="00992CE7"/>
    <w:rsid w:val="00993BD3"/>
    <w:rsid w:val="0099481A"/>
    <w:rsid w:val="009A27BC"/>
    <w:rsid w:val="009A2931"/>
    <w:rsid w:val="009A6798"/>
    <w:rsid w:val="009A6AA7"/>
    <w:rsid w:val="009B2509"/>
    <w:rsid w:val="009B283C"/>
    <w:rsid w:val="009B611A"/>
    <w:rsid w:val="009B6772"/>
    <w:rsid w:val="009C02EC"/>
    <w:rsid w:val="009C30AD"/>
    <w:rsid w:val="009C42B8"/>
    <w:rsid w:val="009C65D4"/>
    <w:rsid w:val="009C697F"/>
    <w:rsid w:val="009C7970"/>
    <w:rsid w:val="009D0B10"/>
    <w:rsid w:val="009D0D2B"/>
    <w:rsid w:val="009D29A5"/>
    <w:rsid w:val="009D372A"/>
    <w:rsid w:val="009D475E"/>
    <w:rsid w:val="009D4AF1"/>
    <w:rsid w:val="009E37C9"/>
    <w:rsid w:val="009E3848"/>
    <w:rsid w:val="009E791D"/>
    <w:rsid w:val="009F02A1"/>
    <w:rsid w:val="009F08AC"/>
    <w:rsid w:val="009F2438"/>
    <w:rsid w:val="009F26E7"/>
    <w:rsid w:val="009F3259"/>
    <w:rsid w:val="009F348F"/>
    <w:rsid w:val="009F3FEE"/>
    <w:rsid w:val="009F4FEA"/>
    <w:rsid w:val="009F546A"/>
    <w:rsid w:val="009F5980"/>
    <w:rsid w:val="009F6E98"/>
    <w:rsid w:val="00A0073D"/>
    <w:rsid w:val="00A01FB6"/>
    <w:rsid w:val="00A02BCC"/>
    <w:rsid w:val="00A04FF9"/>
    <w:rsid w:val="00A05293"/>
    <w:rsid w:val="00A05B93"/>
    <w:rsid w:val="00A064B7"/>
    <w:rsid w:val="00A06552"/>
    <w:rsid w:val="00A10D70"/>
    <w:rsid w:val="00A10F0D"/>
    <w:rsid w:val="00A117EB"/>
    <w:rsid w:val="00A133D5"/>
    <w:rsid w:val="00A13871"/>
    <w:rsid w:val="00A13D67"/>
    <w:rsid w:val="00A1455B"/>
    <w:rsid w:val="00A15900"/>
    <w:rsid w:val="00A16EDF"/>
    <w:rsid w:val="00A22CBF"/>
    <w:rsid w:val="00A24EE1"/>
    <w:rsid w:val="00A26251"/>
    <w:rsid w:val="00A26745"/>
    <w:rsid w:val="00A26B47"/>
    <w:rsid w:val="00A278BE"/>
    <w:rsid w:val="00A3264E"/>
    <w:rsid w:val="00A368F5"/>
    <w:rsid w:val="00A371C1"/>
    <w:rsid w:val="00A400DE"/>
    <w:rsid w:val="00A40A1A"/>
    <w:rsid w:val="00A41BC9"/>
    <w:rsid w:val="00A43209"/>
    <w:rsid w:val="00A53738"/>
    <w:rsid w:val="00A5433B"/>
    <w:rsid w:val="00A5559C"/>
    <w:rsid w:val="00A55840"/>
    <w:rsid w:val="00A55D02"/>
    <w:rsid w:val="00A6125B"/>
    <w:rsid w:val="00A623C9"/>
    <w:rsid w:val="00A63934"/>
    <w:rsid w:val="00A63994"/>
    <w:rsid w:val="00A63EFE"/>
    <w:rsid w:val="00A65377"/>
    <w:rsid w:val="00A66C00"/>
    <w:rsid w:val="00A67DD8"/>
    <w:rsid w:val="00A7078B"/>
    <w:rsid w:val="00A74082"/>
    <w:rsid w:val="00A7460A"/>
    <w:rsid w:val="00A746C4"/>
    <w:rsid w:val="00A74718"/>
    <w:rsid w:val="00A75154"/>
    <w:rsid w:val="00A77878"/>
    <w:rsid w:val="00A84092"/>
    <w:rsid w:val="00A86DB1"/>
    <w:rsid w:val="00A87215"/>
    <w:rsid w:val="00A878E8"/>
    <w:rsid w:val="00A901E8"/>
    <w:rsid w:val="00A903BA"/>
    <w:rsid w:val="00A90BFA"/>
    <w:rsid w:val="00A92CCA"/>
    <w:rsid w:val="00AA0694"/>
    <w:rsid w:val="00AA0D17"/>
    <w:rsid w:val="00AA10C8"/>
    <w:rsid w:val="00AA4D1F"/>
    <w:rsid w:val="00AA6759"/>
    <w:rsid w:val="00AA6AE7"/>
    <w:rsid w:val="00AA6DEC"/>
    <w:rsid w:val="00AA734C"/>
    <w:rsid w:val="00AA769D"/>
    <w:rsid w:val="00AA7C0E"/>
    <w:rsid w:val="00AB0FC4"/>
    <w:rsid w:val="00AB18F0"/>
    <w:rsid w:val="00AB25F7"/>
    <w:rsid w:val="00AB608F"/>
    <w:rsid w:val="00AB6E12"/>
    <w:rsid w:val="00AC05E2"/>
    <w:rsid w:val="00AC0EA1"/>
    <w:rsid w:val="00AC2D0E"/>
    <w:rsid w:val="00AC3C46"/>
    <w:rsid w:val="00AC56D5"/>
    <w:rsid w:val="00AC7EEE"/>
    <w:rsid w:val="00AD2BF8"/>
    <w:rsid w:val="00AD2CE1"/>
    <w:rsid w:val="00AD31CA"/>
    <w:rsid w:val="00AD3C6E"/>
    <w:rsid w:val="00AD4495"/>
    <w:rsid w:val="00AD56B1"/>
    <w:rsid w:val="00AE104F"/>
    <w:rsid w:val="00AE1FAE"/>
    <w:rsid w:val="00AF00AB"/>
    <w:rsid w:val="00AF10D3"/>
    <w:rsid w:val="00AF180B"/>
    <w:rsid w:val="00AF2787"/>
    <w:rsid w:val="00AF35A4"/>
    <w:rsid w:val="00AF361B"/>
    <w:rsid w:val="00AF6A40"/>
    <w:rsid w:val="00B00404"/>
    <w:rsid w:val="00B06D10"/>
    <w:rsid w:val="00B07F42"/>
    <w:rsid w:val="00B1020A"/>
    <w:rsid w:val="00B10E70"/>
    <w:rsid w:val="00B12D76"/>
    <w:rsid w:val="00B1383D"/>
    <w:rsid w:val="00B14D92"/>
    <w:rsid w:val="00B16391"/>
    <w:rsid w:val="00B216EF"/>
    <w:rsid w:val="00B21907"/>
    <w:rsid w:val="00B36F1A"/>
    <w:rsid w:val="00B37CF2"/>
    <w:rsid w:val="00B50782"/>
    <w:rsid w:val="00B52BC2"/>
    <w:rsid w:val="00B54B71"/>
    <w:rsid w:val="00B55CCE"/>
    <w:rsid w:val="00B56FD0"/>
    <w:rsid w:val="00B61DE8"/>
    <w:rsid w:val="00B65B0A"/>
    <w:rsid w:val="00B66708"/>
    <w:rsid w:val="00B66D9A"/>
    <w:rsid w:val="00B70060"/>
    <w:rsid w:val="00B71BCF"/>
    <w:rsid w:val="00B724AE"/>
    <w:rsid w:val="00B7381A"/>
    <w:rsid w:val="00B7402C"/>
    <w:rsid w:val="00B743A5"/>
    <w:rsid w:val="00B75A6E"/>
    <w:rsid w:val="00B807C6"/>
    <w:rsid w:val="00B81120"/>
    <w:rsid w:val="00B81F37"/>
    <w:rsid w:val="00B82189"/>
    <w:rsid w:val="00B82590"/>
    <w:rsid w:val="00B82A9B"/>
    <w:rsid w:val="00B85335"/>
    <w:rsid w:val="00B86B4A"/>
    <w:rsid w:val="00B87161"/>
    <w:rsid w:val="00B87E30"/>
    <w:rsid w:val="00B90083"/>
    <w:rsid w:val="00B90F6B"/>
    <w:rsid w:val="00B91142"/>
    <w:rsid w:val="00B913F5"/>
    <w:rsid w:val="00B9194E"/>
    <w:rsid w:val="00B91A7D"/>
    <w:rsid w:val="00B93234"/>
    <w:rsid w:val="00B93BB4"/>
    <w:rsid w:val="00B94619"/>
    <w:rsid w:val="00B96A05"/>
    <w:rsid w:val="00BA1F56"/>
    <w:rsid w:val="00BB042F"/>
    <w:rsid w:val="00BB0B14"/>
    <w:rsid w:val="00BB1156"/>
    <w:rsid w:val="00BB17A6"/>
    <w:rsid w:val="00BB4185"/>
    <w:rsid w:val="00BB50D4"/>
    <w:rsid w:val="00BB5DEC"/>
    <w:rsid w:val="00BB68BC"/>
    <w:rsid w:val="00BB7F1B"/>
    <w:rsid w:val="00BC0F66"/>
    <w:rsid w:val="00BC2A35"/>
    <w:rsid w:val="00BC5B57"/>
    <w:rsid w:val="00BC61BC"/>
    <w:rsid w:val="00BC6B83"/>
    <w:rsid w:val="00BD2A80"/>
    <w:rsid w:val="00BD2D4E"/>
    <w:rsid w:val="00BD3DFE"/>
    <w:rsid w:val="00BD6124"/>
    <w:rsid w:val="00BD6A83"/>
    <w:rsid w:val="00BD6B19"/>
    <w:rsid w:val="00BD733C"/>
    <w:rsid w:val="00BE052D"/>
    <w:rsid w:val="00BE1229"/>
    <w:rsid w:val="00BE2BAA"/>
    <w:rsid w:val="00BE2DB3"/>
    <w:rsid w:val="00BE3D5D"/>
    <w:rsid w:val="00BE48B9"/>
    <w:rsid w:val="00BE4E76"/>
    <w:rsid w:val="00BE6878"/>
    <w:rsid w:val="00BF3187"/>
    <w:rsid w:val="00BF3BEE"/>
    <w:rsid w:val="00BF40A9"/>
    <w:rsid w:val="00BF4B8D"/>
    <w:rsid w:val="00BF5D50"/>
    <w:rsid w:val="00BF6E9E"/>
    <w:rsid w:val="00BF70D1"/>
    <w:rsid w:val="00C01E8A"/>
    <w:rsid w:val="00C056DD"/>
    <w:rsid w:val="00C10487"/>
    <w:rsid w:val="00C121F4"/>
    <w:rsid w:val="00C12C1F"/>
    <w:rsid w:val="00C133E7"/>
    <w:rsid w:val="00C136D2"/>
    <w:rsid w:val="00C14ABF"/>
    <w:rsid w:val="00C15460"/>
    <w:rsid w:val="00C154F7"/>
    <w:rsid w:val="00C15A4B"/>
    <w:rsid w:val="00C1696C"/>
    <w:rsid w:val="00C17B3D"/>
    <w:rsid w:val="00C17F80"/>
    <w:rsid w:val="00C2344B"/>
    <w:rsid w:val="00C2429B"/>
    <w:rsid w:val="00C25805"/>
    <w:rsid w:val="00C26B7C"/>
    <w:rsid w:val="00C272BC"/>
    <w:rsid w:val="00C311B0"/>
    <w:rsid w:val="00C32410"/>
    <w:rsid w:val="00C331F5"/>
    <w:rsid w:val="00C33D5C"/>
    <w:rsid w:val="00C3718A"/>
    <w:rsid w:val="00C40EB5"/>
    <w:rsid w:val="00C410B7"/>
    <w:rsid w:val="00C44E78"/>
    <w:rsid w:val="00C454C7"/>
    <w:rsid w:val="00C47378"/>
    <w:rsid w:val="00C51583"/>
    <w:rsid w:val="00C56782"/>
    <w:rsid w:val="00C579FA"/>
    <w:rsid w:val="00C61990"/>
    <w:rsid w:val="00C61E0B"/>
    <w:rsid w:val="00C71ECB"/>
    <w:rsid w:val="00C74040"/>
    <w:rsid w:val="00C76EE5"/>
    <w:rsid w:val="00C83225"/>
    <w:rsid w:val="00C8340F"/>
    <w:rsid w:val="00C86F08"/>
    <w:rsid w:val="00C877EA"/>
    <w:rsid w:val="00C91068"/>
    <w:rsid w:val="00C91740"/>
    <w:rsid w:val="00C947DE"/>
    <w:rsid w:val="00C9626F"/>
    <w:rsid w:val="00CA2B85"/>
    <w:rsid w:val="00CA34F9"/>
    <w:rsid w:val="00CA382B"/>
    <w:rsid w:val="00CA458A"/>
    <w:rsid w:val="00CA4F85"/>
    <w:rsid w:val="00CA689C"/>
    <w:rsid w:val="00CA6B3B"/>
    <w:rsid w:val="00CA6E95"/>
    <w:rsid w:val="00CA7AF8"/>
    <w:rsid w:val="00CB0ABD"/>
    <w:rsid w:val="00CB0B3A"/>
    <w:rsid w:val="00CB209F"/>
    <w:rsid w:val="00CB4394"/>
    <w:rsid w:val="00CB7801"/>
    <w:rsid w:val="00CC10CF"/>
    <w:rsid w:val="00CC2BF4"/>
    <w:rsid w:val="00CC4226"/>
    <w:rsid w:val="00CC4A6B"/>
    <w:rsid w:val="00CC5D39"/>
    <w:rsid w:val="00CD1230"/>
    <w:rsid w:val="00CD38B7"/>
    <w:rsid w:val="00CD3E11"/>
    <w:rsid w:val="00CD41E6"/>
    <w:rsid w:val="00CD6A4D"/>
    <w:rsid w:val="00CD7F66"/>
    <w:rsid w:val="00CE0969"/>
    <w:rsid w:val="00CE152B"/>
    <w:rsid w:val="00CE35E1"/>
    <w:rsid w:val="00CE5A94"/>
    <w:rsid w:val="00CE6CE4"/>
    <w:rsid w:val="00CF0578"/>
    <w:rsid w:val="00CF2CD1"/>
    <w:rsid w:val="00CF5014"/>
    <w:rsid w:val="00CF51D7"/>
    <w:rsid w:val="00CF71B9"/>
    <w:rsid w:val="00CF739B"/>
    <w:rsid w:val="00D02281"/>
    <w:rsid w:val="00D02468"/>
    <w:rsid w:val="00D05E2B"/>
    <w:rsid w:val="00D110B2"/>
    <w:rsid w:val="00D128A4"/>
    <w:rsid w:val="00D12C64"/>
    <w:rsid w:val="00D14245"/>
    <w:rsid w:val="00D14651"/>
    <w:rsid w:val="00D159C3"/>
    <w:rsid w:val="00D20603"/>
    <w:rsid w:val="00D20C83"/>
    <w:rsid w:val="00D210C2"/>
    <w:rsid w:val="00D25135"/>
    <w:rsid w:val="00D300E0"/>
    <w:rsid w:val="00D303AA"/>
    <w:rsid w:val="00D3041E"/>
    <w:rsid w:val="00D30D98"/>
    <w:rsid w:val="00D31CE9"/>
    <w:rsid w:val="00D35484"/>
    <w:rsid w:val="00D3635A"/>
    <w:rsid w:val="00D370B1"/>
    <w:rsid w:val="00D37804"/>
    <w:rsid w:val="00D40BB8"/>
    <w:rsid w:val="00D40CC6"/>
    <w:rsid w:val="00D44D2C"/>
    <w:rsid w:val="00D51404"/>
    <w:rsid w:val="00D51DF7"/>
    <w:rsid w:val="00D55353"/>
    <w:rsid w:val="00D613F3"/>
    <w:rsid w:val="00D615D0"/>
    <w:rsid w:val="00D6184C"/>
    <w:rsid w:val="00D6202A"/>
    <w:rsid w:val="00D64E57"/>
    <w:rsid w:val="00D67D5D"/>
    <w:rsid w:val="00D7085D"/>
    <w:rsid w:val="00D709E2"/>
    <w:rsid w:val="00D72696"/>
    <w:rsid w:val="00D729B4"/>
    <w:rsid w:val="00D74276"/>
    <w:rsid w:val="00D76798"/>
    <w:rsid w:val="00D779D6"/>
    <w:rsid w:val="00D808ED"/>
    <w:rsid w:val="00D8174E"/>
    <w:rsid w:val="00D83499"/>
    <w:rsid w:val="00D83659"/>
    <w:rsid w:val="00D846FE"/>
    <w:rsid w:val="00D84AC5"/>
    <w:rsid w:val="00D84D3A"/>
    <w:rsid w:val="00D87F43"/>
    <w:rsid w:val="00D91630"/>
    <w:rsid w:val="00D94376"/>
    <w:rsid w:val="00D95308"/>
    <w:rsid w:val="00D97867"/>
    <w:rsid w:val="00DA08DA"/>
    <w:rsid w:val="00DA25B6"/>
    <w:rsid w:val="00DA3371"/>
    <w:rsid w:val="00DA37FA"/>
    <w:rsid w:val="00DA3D7F"/>
    <w:rsid w:val="00DA4304"/>
    <w:rsid w:val="00DA4A04"/>
    <w:rsid w:val="00DA52C0"/>
    <w:rsid w:val="00DA7070"/>
    <w:rsid w:val="00DB0DDA"/>
    <w:rsid w:val="00DB14EE"/>
    <w:rsid w:val="00DB59F3"/>
    <w:rsid w:val="00DB5B1A"/>
    <w:rsid w:val="00DB6C4E"/>
    <w:rsid w:val="00DC049C"/>
    <w:rsid w:val="00DC41E5"/>
    <w:rsid w:val="00DC47D4"/>
    <w:rsid w:val="00DC4B8C"/>
    <w:rsid w:val="00DC5CEF"/>
    <w:rsid w:val="00DC6197"/>
    <w:rsid w:val="00DC6A5A"/>
    <w:rsid w:val="00DC7F95"/>
    <w:rsid w:val="00DD2333"/>
    <w:rsid w:val="00DD3024"/>
    <w:rsid w:val="00DD400A"/>
    <w:rsid w:val="00DD418E"/>
    <w:rsid w:val="00DD5917"/>
    <w:rsid w:val="00DE005E"/>
    <w:rsid w:val="00DE0EFF"/>
    <w:rsid w:val="00DE0F54"/>
    <w:rsid w:val="00DE4681"/>
    <w:rsid w:val="00DE4CEB"/>
    <w:rsid w:val="00DF5F5E"/>
    <w:rsid w:val="00DF691B"/>
    <w:rsid w:val="00DF72D9"/>
    <w:rsid w:val="00E0100A"/>
    <w:rsid w:val="00E019F9"/>
    <w:rsid w:val="00E02093"/>
    <w:rsid w:val="00E020BC"/>
    <w:rsid w:val="00E03F93"/>
    <w:rsid w:val="00E04F3B"/>
    <w:rsid w:val="00E06ADD"/>
    <w:rsid w:val="00E07266"/>
    <w:rsid w:val="00E10C5B"/>
    <w:rsid w:val="00E120F6"/>
    <w:rsid w:val="00E13C41"/>
    <w:rsid w:val="00E142AD"/>
    <w:rsid w:val="00E15221"/>
    <w:rsid w:val="00E16843"/>
    <w:rsid w:val="00E16AEA"/>
    <w:rsid w:val="00E17B83"/>
    <w:rsid w:val="00E204B9"/>
    <w:rsid w:val="00E21B40"/>
    <w:rsid w:val="00E21CE0"/>
    <w:rsid w:val="00E2283D"/>
    <w:rsid w:val="00E22CAC"/>
    <w:rsid w:val="00E24035"/>
    <w:rsid w:val="00E2419F"/>
    <w:rsid w:val="00E24C47"/>
    <w:rsid w:val="00E253F7"/>
    <w:rsid w:val="00E2550D"/>
    <w:rsid w:val="00E2615A"/>
    <w:rsid w:val="00E267FE"/>
    <w:rsid w:val="00E2789C"/>
    <w:rsid w:val="00E27C9D"/>
    <w:rsid w:val="00E310EE"/>
    <w:rsid w:val="00E31AD6"/>
    <w:rsid w:val="00E333F5"/>
    <w:rsid w:val="00E35061"/>
    <w:rsid w:val="00E3588A"/>
    <w:rsid w:val="00E3641B"/>
    <w:rsid w:val="00E410A1"/>
    <w:rsid w:val="00E41E66"/>
    <w:rsid w:val="00E4523B"/>
    <w:rsid w:val="00E4585B"/>
    <w:rsid w:val="00E50383"/>
    <w:rsid w:val="00E51149"/>
    <w:rsid w:val="00E5245F"/>
    <w:rsid w:val="00E53A8F"/>
    <w:rsid w:val="00E54184"/>
    <w:rsid w:val="00E63304"/>
    <w:rsid w:val="00E64706"/>
    <w:rsid w:val="00E65428"/>
    <w:rsid w:val="00E663C6"/>
    <w:rsid w:val="00E66828"/>
    <w:rsid w:val="00E67558"/>
    <w:rsid w:val="00E7190B"/>
    <w:rsid w:val="00E72FB8"/>
    <w:rsid w:val="00E749AA"/>
    <w:rsid w:val="00E74EC1"/>
    <w:rsid w:val="00E80781"/>
    <w:rsid w:val="00E80DB6"/>
    <w:rsid w:val="00E8252C"/>
    <w:rsid w:val="00E8336F"/>
    <w:rsid w:val="00E83BC0"/>
    <w:rsid w:val="00E83D4B"/>
    <w:rsid w:val="00E863D4"/>
    <w:rsid w:val="00E9115F"/>
    <w:rsid w:val="00E91425"/>
    <w:rsid w:val="00E92452"/>
    <w:rsid w:val="00E9264C"/>
    <w:rsid w:val="00E9507F"/>
    <w:rsid w:val="00E96245"/>
    <w:rsid w:val="00EA1879"/>
    <w:rsid w:val="00EA20F1"/>
    <w:rsid w:val="00EA2D39"/>
    <w:rsid w:val="00EA4172"/>
    <w:rsid w:val="00EA49D6"/>
    <w:rsid w:val="00EA57CD"/>
    <w:rsid w:val="00EA6127"/>
    <w:rsid w:val="00EA73B1"/>
    <w:rsid w:val="00EB1F6A"/>
    <w:rsid w:val="00EC09FB"/>
    <w:rsid w:val="00EC15B0"/>
    <w:rsid w:val="00EC1733"/>
    <w:rsid w:val="00EC43AB"/>
    <w:rsid w:val="00ED22CB"/>
    <w:rsid w:val="00ED2B83"/>
    <w:rsid w:val="00ED332F"/>
    <w:rsid w:val="00ED3693"/>
    <w:rsid w:val="00ED467B"/>
    <w:rsid w:val="00ED545E"/>
    <w:rsid w:val="00ED7148"/>
    <w:rsid w:val="00ED76E3"/>
    <w:rsid w:val="00EE111F"/>
    <w:rsid w:val="00EE1B89"/>
    <w:rsid w:val="00EE1E7E"/>
    <w:rsid w:val="00EE233B"/>
    <w:rsid w:val="00EE2B4E"/>
    <w:rsid w:val="00EE32B6"/>
    <w:rsid w:val="00EE665F"/>
    <w:rsid w:val="00EE673A"/>
    <w:rsid w:val="00EE77CD"/>
    <w:rsid w:val="00EE7A5F"/>
    <w:rsid w:val="00EE7DF9"/>
    <w:rsid w:val="00EF1490"/>
    <w:rsid w:val="00EF1F89"/>
    <w:rsid w:val="00EF23D3"/>
    <w:rsid w:val="00EF3094"/>
    <w:rsid w:val="00EF4B7B"/>
    <w:rsid w:val="00EF5349"/>
    <w:rsid w:val="00EF56A6"/>
    <w:rsid w:val="00EF5B34"/>
    <w:rsid w:val="00EF62ED"/>
    <w:rsid w:val="00EF6920"/>
    <w:rsid w:val="00EF6BD1"/>
    <w:rsid w:val="00F02A14"/>
    <w:rsid w:val="00F05138"/>
    <w:rsid w:val="00F06086"/>
    <w:rsid w:val="00F062E5"/>
    <w:rsid w:val="00F13007"/>
    <w:rsid w:val="00F14C16"/>
    <w:rsid w:val="00F14C60"/>
    <w:rsid w:val="00F1632B"/>
    <w:rsid w:val="00F17059"/>
    <w:rsid w:val="00F1718B"/>
    <w:rsid w:val="00F217EF"/>
    <w:rsid w:val="00F26785"/>
    <w:rsid w:val="00F267C4"/>
    <w:rsid w:val="00F26D1E"/>
    <w:rsid w:val="00F27873"/>
    <w:rsid w:val="00F27F7B"/>
    <w:rsid w:val="00F307D5"/>
    <w:rsid w:val="00F33737"/>
    <w:rsid w:val="00F3438E"/>
    <w:rsid w:val="00F37473"/>
    <w:rsid w:val="00F406DF"/>
    <w:rsid w:val="00F43888"/>
    <w:rsid w:val="00F43A85"/>
    <w:rsid w:val="00F457F0"/>
    <w:rsid w:val="00F50A40"/>
    <w:rsid w:val="00F50C2D"/>
    <w:rsid w:val="00F53383"/>
    <w:rsid w:val="00F538DB"/>
    <w:rsid w:val="00F54249"/>
    <w:rsid w:val="00F54592"/>
    <w:rsid w:val="00F56248"/>
    <w:rsid w:val="00F56FA8"/>
    <w:rsid w:val="00F615E8"/>
    <w:rsid w:val="00F6178D"/>
    <w:rsid w:val="00F6447B"/>
    <w:rsid w:val="00F649EE"/>
    <w:rsid w:val="00F72959"/>
    <w:rsid w:val="00F74726"/>
    <w:rsid w:val="00F76492"/>
    <w:rsid w:val="00F7764A"/>
    <w:rsid w:val="00F80ACB"/>
    <w:rsid w:val="00F827D1"/>
    <w:rsid w:val="00F829EB"/>
    <w:rsid w:val="00F8317F"/>
    <w:rsid w:val="00F83D80"/>
    <w:rsid w:val="00F85530"/>
    <w:rsid w:val="00F92528"/>
    <w:rsid w:val="00F92A1B"/>
    <w:rsid w:val="00F94800"/>
    <w:rsid w:val="00FA0BDA"/>
    <w:rsid w:val="00FA13CC"/>
    <w:rsid w:val="00FA283A"/>
    <w:rsid w:val="00FA3D99"/>
    <w:rsid w:val="00FA3DE6"/>
    <w:rsid w:val="00FA7C1C"/>
    <w:rsid w:val="00FB1404"/>
    <w:rsid w:val="00FB2C1B"/>
    <w:rsid w:val="00FB3136"/>
    <w:rsid w:val="00FB36BA"/>
    <w:rsid w:val="00FB5DC4"/>
    <w:rsid w:val="00FC1410"/>
    <w:rsid w:val="00FC1AA1"/>
    <w:rsid w:val="00FC308F"/>
    <w:rsid w:val="00FC391C"/>
    <w:rsid w:val="00FC3A8D"/>
    <w:rsid w:val="00FC7CB5"/>
    <w:rsid w:val="00FD1330"/>
    <w:rsid w:val="00FD40F4"/>
    <w:rsid w:val="00FD42D7"/>
    <w:rsid w:val="00FD51EE"/>
    <w:rsid w:val="00FD5747"/>
    <w:rsid w:val="00FD5A25"/>
    <w:rsid w:val="00FD70D8"/>
    <w:rsid w:val="00FE22C2"/>
    <w:rsid w:val="00FE2F12"/>
    <w:rsid w:val="00FE301F"/>
    <w:rsid w:val="00FE3553"/>
    <w:rsid w:val="00FE365F"/>
    <w:rsid w:val="00FE4363"/>
    <w:rsid w:val="00FF02FD"/>
    <w:rsid w:val="00FF1FCE"/>
    <w:rsid w:val="00FF30D7"/>
    <w:rsid w:val="00FF4A7D"/>
    <w:rsid w:val="00FF4E9A"/>
    <w:rsid w:val="00FF7076"/>
    <w:rsid w:val="00FF7C62"/>
    <w:rsid w:val="00FF7F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6A462"/>
  <w15:docId w15:val="{B04A3E63-AB95-44E5-B525-CE3EC6973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7F5A"/>
  </w:style>
  <w:style w:type="paragraph" w:styleId="Heading1">
    <w:name w:val="heading 1"/>
    <w:basedOn w:val="Normal"/>
    <w:link w:val="Heading1Char"/>
    <w:uiPriority w:val="9"/>
    <w:qFormat/>
    <w:rsid w:val="00B11B8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D47F5A"/>
    <w:pPr>
      <w:ind w:left="720"/>
      <w:contextualSpacing/>
    </w:pPr>
  </w:style>
  <w:style w:type="character" w:customStyle="1" w:styleId="apple-converted-space">
    <w:name w:val="apple-converted-space"/>
    <w:basedOn w:val="DefaultParagraphFont"/>
    <w:rsid w:val="00D47F5A"/>
  </w:style>
  <w:style w:type="character" w:styleId="Emphasis">
    <w:name w:val="Emphasis"/>
    <w:basedOn w:val="DefaultParagraphFont"/>
    <w:uiPriority w:val="20"/>
    <w:qFormat/>
    <w:rsid w:val="00D47F5A"/>
    <w:rPr>
      <w:i/>
      <w:iCs/>
    </w:rPr>
  </w:style>
  <w:style w:type="character" w:customStyle="1" w:styleId="apple-style-span">
    <w:name w:val="apple-style-span"/>
    <w:rsid w:val="00D47F5A"/>
    <w:rPr>
      <w:rFonts w:cs="Times New Roman"/>
    </w:rPr>
  </w:style>
  <w:style w:type="character" w:styleId="CommentReference">
    <w:name w:val="annotation reference"/>
    <w:basedOn w:val="DefaultParagraphFont"/>
    <w:uiPriority w:val="99"/>
    <w:semiHidden/>
    <w:unhideWhenUsed/>
    <w:rsid w:val="00D47F5A"/>
    <w:rPr>
      <w:sz w:val="16"/>
      <w:szCs w:val="16"/>
    </w:rPr>
  </w:style>
  <w:style w:type="paragraph" w:styleId="CommentText">
    <w:name w:val="annotation text"/>
    <w:basedOn w:val="Normal"/>
    <w:link w:val="CommentTextChar"/>
    <w:uiPriority w:val="99"/>
    <w:unhideWhenUsed/>
    <w:rsid w:val="00D47F5A"/>
    <w:pPr>
      <w:spacing w:line="240" w:lineRule="auto"/>
    </w:pPr>
    <w:rPr>
      <w:sz w:val="20"/>
      <w:szCs w:val="20"/>
    </w:rPr>
  </w:style>
  <w:style w:type="character" w:customStyle="1" w:styleId="CommentTextChar">
    <w:name w:val="Comment Text Char"/>
    <w:basedOn w:val="DefaultParagraphFont"/>
    <w:link w:val="CommentText"/>
    <w:uiPriority w:val="99"/>
    <w:rsid w:val="00D47F5A"/>
    <w:rPr>
      <w:sz w:val="20"/>
      <w:szCs w:val="20"/>
    </w:rPr>
  </w:style>
  <w:style w:type="character" w:styleId="Hyperlink">
    <w:name w:val="Hyperlink"/>
    <w:basedOn w:val="DefaultParagraphFont"/>
    <w:uiPriority w:val="99"/>
    <w:unhideWhenUsed/>
    <w:rsid w:val="00D47F5A"/>
    <w:rPr>
      <w:color w:val="0000FF"/>
      <w:u w:val="single"/>
    </w:rPr>
  </w:style>
  <w:style w:type="paragraph" w:styleId="BalloonText">
    <w:name w:val="Balloon Text"/>
    <w:basedOn w:val="Normal"/>
    <w:link w:val="BalloonTextChar"/>
    <w:uiPriority w:val="99"/>
    <w:semiHidden/>
    <w:unhideWhenUsed/>
    <w:rsid w:val="00D47F5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7F5A"/>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022EF5"/>
    <w:rPr>
      <w:b/>
      <w:bCs/>
    </w:rPr>
  </w:style>
  <w:style w:type="character" w:customStyle="1" w:styleId="CommentSubjectChar">
    <w:name w:val="Comment Subject Char"/>
    <w:basedOn w:val="CommentTextChar"/>
    <w:link w:val="CommentSubject"/>
    <w:uiPriority w:val="99"/>
    <w:semiHidden/>
    <w:rsid w:val="00022EF5"/>
    <w:rPr>
      <w:b/>
      <w:bCs/>
      <w:sz w:val="20"/>
      <w:szCs w:val="20"/>
    </w:rPr>
  </w:style>
  <w:style w:type="paragraph" w:styleId="Revision">
    <w:name w:val="Revision"/>
    <w:hidden/>
    <w:uiPriority w:val="99"/>
    <w:semiHidden/>
    <w:rsid w:val="00022EF5"/>
    <w:pPr>
      <w:spacing w:after="0" w:line="240" w:lineRule="auto"/>
    </w:pPr>
  </w:style>
  <w:style w:type="paragraph" w:styleId="Header">
    <w:name w:val="header"/>
    <w:basedOn w:val="Normal"/>
    <w:link w:val="HeaderChar"/>
    <w:uiPriority w:val="99"/>
    <w:unhideWhenUsed/>
    <w:rsid w:val="009436B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36B1"/>
  </w:style>
  <w:style w:type="paragraph" w:styleId="Footer">
    <w:name w:val="footer"/>
    <w:basedOn w:val="Normal"/>
    <w:link w:val="FooterChar"/>
    <w:uiPriority w:val="99"/>
    <w:unhideWhenUsed/>
    <w:rsid w:val="009436B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36B1"/>
  </w:style>
  <w:style w:type="character" w:styleId="PageNumber">
    <w:name w:val="page number"/>
    <w:basedOn w:val="DefaultParagraphFont"/>
    <w:uiPriority w:val="99"/>
    <w:semiHidden/>
    <w:unhideWhenUsed/>
    <w:rsid w:val="0038179F"/>
  </w:style>
  <w:style w:type="character" w:customStyle="1" w:styleId="Heading1Char">
    <w:name w:val="Heading 1 Char"/>
    <w:basedOn w:val="DefaultParagraphFont"/>
    <w:link w:val="Heading1"/>
    <w:uiPriority w:val="9"/>
    <w:rsid w:val="00B11B8E"/>
    <w:rPr>
      <w:rFonts w:ascii="Times New Roman" w:eastAsia="Times New Roman" w:hAnsi="Times New Roman" w:cs="Times New Roman"/>
      <w:b/>
      <w:bCs/>
      <w:kern w:val="36"/>
      <w:sz w:val="48"/>
      <w:szCs w:val="48"/>
    </w:rPr>
  </w:style>
  <w:style w:type="character" w:customStyle="1" w:styleId="name">
    <w:name w:val="name"/>
    <w:basedOn w:val="DefaultParagraphFont"/>
    <w:rsid w:val="00B11B8E"/>
  </w:style>
  <w:style w:type="paragraph" w:customStyle="1" w:styleId="contributor-listreveal">
    <w:name w:val="contributor-list__reveal"/>
    <w:basedOn w:val="Normal"/>
    <w:rsid w:val="00B11B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ributor-listtoggler">
    <w:name w:val="contributor-list__toggler"/>
    <w:basedOn w:val="DefaultParagraphFont"/>
    <w:rsid w:val="00B11B8E"/>
  </w:style>
  <w:style w:type="character" w:customStyle="1" w:styleId="collapsed-text">
    <w:name w:val="collapsed-text"/>
    <w:basedOn w:val="DefaultParagraphFont"/>
    <w:rsid w:val="00B11B8E"/>
  </w:style>
  <w:style w:type="character" w:styleId="HTMLCite">
    <w:name w:val="HTML Cite"/>
    <w:basedOn w:val="DefaultParagraphFont"/>
    <w:uiPriority w:val="99"/>
    <w:semiHidden/>
    <w:unhideWhenUsed/>
    <w:rsid w:val="00B11B8E"/>
    <w:rPr>
      <w:i/>
      <w:iCs/>
    </w:rPr>
  </w:style>
  <w:style w:type="character" w:customStyle="1" w:styleId="highlight">
    <w:name w:val="highlight"/>
    <w:basedOn w:val="DefaultParagraphFont"/>
    <w:rsid w:val="00B11B8E"/>
  </w:style>
  <w:style w:type="paragraph" w:customStyle="1" w:styleId="Title1">
    <w:name w:val="Title1"/>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jrnl">
    <w:name w:val="jrnl"/>
    <w:basedOn w:val="DefaultParagraphFont"/>
    <w:rsid w:val="00A55D13"/>
  </w:style>
  <w:style w:type="paragraph" w:customStyle="1" w:styleId="Title2">
    <w:name w:val="Title2"/>
    <w:basedOn w:val="Normal"/>
    <w:rsid w:val="00A55D1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itle3">
    <w:name w:val="Title3"/>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sc">
    <w:name w:val="desc"/>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details">
    <w:name w:val="details"/>
    <w:basedOn w:val="Normal"/>
    <w:rsid w:val="00706826"/>
    <w:pPr>
      <w:spacing w:before="100" w:beforeAutospacing="1" w:after="100" w:afterAutospacing="1" w:line="240" w:lineRule="auto"/>
    </w:pPr>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3D3BE5"/>
    <w:rPr>
      <w:color w:val="808080"/>
    </w:rPr>
  </w:style>
  <w:style w:type="paragraph" w:customStyle="1" w:styleId="Paragraph">
    <w:name w:val="Paragraph"/>
    <w:basedOn w:val="Normal"/>
    <w:rsid w:val="009962A5"/>
    <w:pPr>
      <w:spacing w:before="120" w:after="0" w:line="240" w:lineRule="auto"/>
      <w:ind w:firstLine="720"/>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9962A5"/>
    <w:rPr>
      <w:color w:val="808080"/>
      <w:shd w:val="clear" w:color="auto" w:fill="E6E6E6"/>
    </w:rPr>
  </w:style>
  <w:style w:type="paragraph" w:customStyle="1" w:styleId="Teaser">
    <w:name w:val="Teaser"/>
    <w:basedOn w:val="Normal"/>
    <w:rsid w:val="007337E8"/>
    <w:pPr>
      <w:spacing w:before="120" w:after="0" w:line="240" w:lineRule="auto"/>
    </w:pPr>
    <w:rPr>
      <w:rFonts w:ascii="Times New Roman" w:eastAsia="Times New Roman" w:hAnsi="Times New Roman" w:cs="Times New Roman"/>
      <w:sz w:val="24"/>
      <w:szCs w:val="24"/>
    </w:rPr>
  </w:style>
  <w:style w:type="paragraph" w:customStyle="1" w:styleId="Refhead">
    <w:name w:val="Ref head"/>
    <w:basedOn w:val="Normal"/>
    <w:rsid w:val="00B17E5F"/>
    <w:pPr>
      <w:keepNext/>
      <w:spacing w:before="120" w:after="120" w:line="240" w:lineRule="auto"/>
      <w:outlineLvl w:val="0"/>
    </w:pPr>
    <w:rPr>
      <w:rFonts w:ascii="Times New Roman" w:eastAsia="Times New Roman" w:hAnsi="Times New Roman" w:cs="Times New Roman"/>
      <w:b/>
      <w:bCs/>
      <w:kern w:val="28"/>
      <w:sz w:val="24"/>
      <w:szCs w:val="24"/>
    </w:rPr>
  </w:style>
  <w:style w:type="paragraph" w:customStyle="1" w:styleId="SOMHead">
    <w:name w:val="SOMHead"/>
    <w:basedOn w:val="Normal"/>
    <w:rsid w:val="00A76557"/>
    <w:pPr>
      <w:keepNext/>
      <w:spacing w:before="240" w:after="0" w:line="240" w:lineRule="auto"/>
      <w:outlineLvl w:val="0"/>
    </w:pPr>
    <w:rPr>
      <w:rFonts w:ascii="Times New Roman" w:eastAsia="Times New Roman" w:hAnsi="Times New Roman" w:cs="Times New Roman"/>
      <w:b/>
      <w:kern w:val="28"/>
      <w:sz w:val="24"/>
      <w:szCs w:val="24"/>
    </w:rPr>
  </w:style>
  <w:style w:type="paragraph" w:customStyle="1" w:styleId="SOMContent">
    <w:name w:val="SOMContent"/>
    <w:basedOn w:val="Normal"/>
    <w:rsid w:val="00C61C9C"/>
    <w:pPr>
      <w:spacing w:before="120" w:after="0" w:line="240" w:lineRule="auto"/>
    </w:pPr>
    <w:rPr>
      <w:rFonts w:ascii="Times New Roman" w:eastAsia="Times New Roman" w:hAnsi="Times New Roman" w:cs="Times New Roman"/>
      <w:sz w:val="24"/>
      <w:szCs w:val="24"/>
    </w:rPr>
  </w:style>
  <w:style w:type="character" w:styleId="LineNumber">
    <w:name w:val="line number"/>
    <w:basedOn w:val="DefaultParagraphFont"/>
    <w:uiPriority w:val="99"/>
    <w:semiHidden/>
    <w:unhideWhenUsed/>
    <w:rsid w:val="007E1865"/>
  </w:style>
  <w:style w:type="paragraph" w:customStyle="1" w:styleId="Acknowledgement">
    <w:name w:val="Acknowledgement"/>
    <w:basedOn w:val="Normal"/>
    <w:rsid w:val="00100B9B"/>
    <w:pPr>
      <w:spacing w:before="120" w:after="0" w:line="240" w:lineRule="auto"/>
      <w:ind w:left="720" w:hanging="720"/>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CF2F74"/>
    <w:rPr>
      <w:color w:val="800080" w:themeColor="followedHyperlink"/>
      <w:u w:val="single"/>
    </w:rPr>
  </w:style>
  <w:style w:type="paragraph" w:customStyle="1" w:styleId="Title4">
    <w:name w:val="Title4"/>
    <w:basedOn w:val="Normal"/>
    <w:rsid w:val="001236A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749F"/>
    <w:rPr>
      <w:b/>
      <w:bCs/>
    </w:rPr>
  </w:style>
  <w:style w:type="paragraph" w:customStyle="1" w:styleId="yiv0833118959msonormal">
    <w:name w:val="yiv0833118959msonormal"/>
    <w:basedOn w:val="Normal"/>
    <w:rsid w:val="008D2D25"/>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CC74DD"/>
    <w:pPr>
      <w:spacing w:before="100" w:beforeAutospacing="1" w:after="100" w:afterAutospacing="1" w:line="240" w:lineRule="auto"/>
    </w:pPr>
    <w:rPr>
      <w:rFonts w:ascii="Times New Roman" w:eastAsiaTheme="minorEastAsia" w:hAnsi="Times New Roman" w:cs="Times New Roman"/>
      <w:sz w:val="24"/>
      <w:szCs w:val="24"/>
      <w:lang w:val="it-IT" w:eastAsia="it-IT"/>
    </w:rPr>
  </w:style>
  <w:style w:type="character" w:customStyle="1" w:styleId="UnresolvedMention2">
    <w:name w:val="Unresolved Mention2"/>
    <w:basedOn w:val="DefaultParagraphFont"/>
    <w:uiPriority w:val="99"/>
    <w:semiHidden/>
    <w:unhideWhenUsed/>
    <w:rsid w:val="009F2F18"/>
    <w:rPr>
      <w:color w:val="605E5C"/>
      <w:shd w:val="clear" w:color="auto" w:fill="E1DFDD"/>
    </w:rPr>
  </w:style>
  <w:style w:type="paragraph" w:customStyle="1" w:styleId="CharChar1Char1CharChar">
    <w:name w:val="Char Char1 Char1 Char Char"/>
    <w:basedOn w:val="Normal"/>
    <w:uiPriority w:val="99"/>
    <w:rsid w:val="00FF104A"/>
    <w:pPr>
      <w:spacing w:after="160" w:line="240" w:lineRule="exact"/>
    </w:pPr>
    <w:rPr>
      <w:rFonts w:ascii="Tahoma" w:eastAsia="Times New Roman" w:hAnsi="Tahoma" w:cs="Times New Roman"/>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period">
    <w:name w:val="period"/>
    <w:basedOn w:val="DefaultParagraphFont"/>
    <w:rsid w:val="002A490C"/>
  </w:style>
  <w:style w:type="character" w:customStyle="1" w:styleId="cit">
    <w:name w:val="cit"/>
    <w:basedOn w:val="DefaultParagraphFont"/>
    <w:rsid w:val="002A490C"/>
  </w:style>
  <w:style w:type="character" w:customStyle="1" w:styleId="citation-doi">
    <w:name w:val="citation-doi"/>
    <w:basedOn w:val="DefaultParagraphFont"/>
    <w:rsid w:val="002A490C"/>
  </w:style>
  <w:style w:type="character" w:customStyle="1" w:styleId="authors-list-item">
    <w:name w:val="authors-list-item"/>
    <w:basedOn w:val="DefaultParagraphFont"/>
    <w:rsid w:val="002A490C"/>
  </w:style>
  <w:style w:type="character" w:customStyle="1" w:styleId="author-sup-separator">
    <w:name w:val="author-sup-separator"/>
    <w:basedOn w:val="DefaultParagraphFont"/>
    <w:rsid w:val="002A490C"/>
  </w:style>
  <w:style w:type="character" w:customStyle="1" w:styleId="comma">
    <w:name w:val="comma"/>
    <w:basedOn w:val="DefaultParagraphFont"/>
    <w:rsid w:val="002A490C"/>
  </w:style>
  <w:style w:type="character" w:customStyle="1" w:styleId="cit-auth">
    <w:name w:val="cit-auth"/>
    <w:basedOn w:val="DefaultParagraphFont"/>
    <w:rsid w:val="006C5A8C"/>
  </w:style>
  <w:style w:type="character" w:customStyle="1" w:styleId="cit-name-surname">
    <w:name w:val="cit-name-surname"/>
    <w:basedOn w:val="DefaultParagraphFont"/>
    <w:rsid w:val="006C5A8C"/>
  </w:style>
  <w:style w:type="character" w:customStyle="1" w:styleId="cit-name-given-names">
    <w:name w:val="cit-name-given-names"/>
    <w:basedOn w:val="DefaultParagraphFont"/>
    <w:rsid w:val="006C5A8C"/>
  </w:style>
  <w:style w:type="character" w:customStyle="1" w:styleId="cit-pub-date">
    <w:name w:val="cit-pub-date"/>
    <w:basedOn w:val="DefaultParagraphFont"/>
    <w:rsid w:val="006C5A8C"/>
  </w:style>
  <w:style w:type="character" w:customStyle="1" w:styleId="cit-article-title">
    <w:name w:val="cit-article-title"/>
    <w:basedOn w:val="DefaultParagraphFont"/>
    <w:rsid w:val="006C5A8C"/>
  </w:style>
  <w:style w:type="character" w:customStyle="1" w:styleId="cit-vol">
    <w:name w:val="cit-vol"/>
    <w:basedOn w:val="DefaultParagraphFont"/>
    <w:rsid w:val="006C5A8C"/>
  </w:style>
  <w:style w:type="character" w:customStyle="1" w:styleId="cit-fpage">
    <w:name w:val="cit-fpage"/>
    <w:basedOn w:val="DefaultParagraphFont"/>
    <w:rsid w:val="006C5A8C"/>
  </w:style>
  <w:style w:type="character" w:customStyle="1" w:styleId="cit-lpage">
    <w:name w:val="cit-lpage"/>
    <w:basedOn w:val="DefaultParagraphFont"/>
    <w:rsid w:val="006C5A8C"/>
  </w:style>
  <w:style w:type="paragraph" w:customStyle="1" w:styleId="pf0">
    <w:name w:val="pf0"/>
    <w:basedOn w:val="Normal"/>
    <w:rsid w:val="00D2060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D20603"/>
    <w:rPr>
      <w:rFonts w:ascii="Segoe UI" w:hAnsi="Segoe UI" w:cs="Segoe UI" w:hint="default"/>
      <w:sz w:val="18"/>
      <w:szCs w:val="18"/>
    </w:rPr>
  </w:style>
  <w:style w:type="character" w:styleId="UnresolvedMention">
    <w:name w:val="Unresolved Mention"/>
    <w:basedOn w:val="DefaultParagraphFont"/>
    <w:uiPriority w:val="99"/>
    <w:semiHidden/>
    <w:unhideWhenUsed/>
    <w:rsid w:val="004C7F50"/>
    <w:rPr>
      <w:color w:val="605E5C"/>
      <w:shd w:val="clear" w:color="auto" w:fill="E1DFDD"/>
    </w:rPr>
  </w:style>
  <w:style w:type="character" w:customStyle="1" w:styleId="anchor-text">
    <w:name w:val="anchor-text"/>
    <w:basedOn w:val="DefaultParagraphFont"/>
    <w:rsid w:val="00120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499275">
      <w:bodyDiv w:val="1"/>
      <w:marLeft w:val="0"/>
      <w:marRight w:val="0"/>
      <w:marTop w:val="0"/>
      <w:marBottom w:val="0"/>
      <w:divBdr>
        <w:top w:val="none" w:sz="0" w:space="0" w:color="auto"/>
        <w:left w:val="none" w:sz="0" w:space="0" w:color="auto"/>
        <w:bottom w:val="none" w:sz="0" w:space="0" w:color="auto"/>
        <w:right w:val="none" w:sz="0" w:space="0" w:color="auto"/>
      </w:divBdr>
    </w:div>
    <w:div w:id="294263896">
      <w:bodyDiv w:val="1"/>
      <w:marLeft w:val="0"/>
      <w:marRight w:val="0"/>
      <w:marTop w:val="0"/>
      <w:marBottom w:val="0"/>
      <w:divBdr>
        <w:top w:val="none" w:sz="0" w:space="0" w:color="auto"/>
        <w:left w:val="none" w:sz="0" w:space="0" w:color="auto"/>
        <w:bottom w:val="none" w:sz="0" w:space="0" w:color="auto"/>
        <w:right w:val="none" w:sz="0" w:space="0" w:color="auto"/>
      </w:divBdr>
      <w:divsChild>
        <w:div w:id="406461492">
          <w:marLeft w:val="0"/>
          <w:marRight w:val="0"/>
          <w:marTop w:val="0"/>
          <w:marBottom w:val="0"/>
          <w:divBdr>
            <w:top w:val="none" w:sz="0" w:space="0" w:color="auto"/>
            <w:left w:val="none" w:sz="0" w:space="0" w:color="auto"/>
            <w:bottom w:val="none" w:sz="0" w:space="0" w:color="auto"/>
            <w:right w:val="none" w:sz="0" w:space="0" w:color="auto"/>
          </w:divBdr>
        </w:div>
        <w:div w:id="1825850547">
          <w:marLeft w:val="0"/>
          <w:marRight w:val="0"/>
          <w:marTop w:val="0"/>
          <w:marBottom w:val="0"/>
          <w:divBdr>
            <w:top w:val="none" w:sz="0" w:space="0" w:color="auto"/>
            <w:left w:val="none" w:sz="0" w:space="0" w:color="auto"/>
            <w:bottom w:val="none" w:sz="0" w:space="0" w:color="auto"/>
            <w:right w:val="none" w:sz="0" w:space="0" w:color="auto"/>
          </w:divBdr>
        </w:div>
      </w:divsChild>
    </w:div>
    <w:div w:id="506948576">
      <w:bodyDiv w:val="1"/>
      <w:marLeft w:val="0"/>
      <w:marRight w:val="0"/>
      <w:marTop w:val="0"/>
      <w:marBottom w:val="0"/>
      <w:divBdr>
        <w:top w:val="none" w:sz="0" w:space="0" w:color="auto"/>
        <w:left w:val="none" w:sz="0" w:space="0" w:color="auto"/>
        <w:bottom w:val="none" w:sz="0" w:space="0" w:color="auto"/>
        <w:right w:val="none" w:sz="0" w:space="0" w:color="auto"/>
      </w:divBdr>
    </w:div>
    <w:div w:id="520584491">
      <w:bodyDiv w:val="1"/>
      <w:marLeft w:val="0"/>
      <w:marRight w:val="0"/>
      <w:marTop w:val="0"/>
      <w:marBottom w:val="0"/>
      <w:divBdr>
        <w:top w:val="none" w:sz="0" w:space="0" w:color="auto"/>
        <w:left w:val="none" w:sz="0" w:space="0" w:color="auto"/>
        <w:bottom w:val="none" w:sz="0" w:space="0" w:color="auto"/>
        <w:right w:val="none" w:sz="0" w:space="0" w:color="auto"/>
      </w:divBdr>
      <w:divsChild>
        <w:div w:id="438330946">
          <w:marLeft w:val="0"/>
          <w:marRight w:val="0"/>
          <w:marTop w:val="0"/>
          <w:marBottom w:val="0"/>
          <w:divBdr>
            <w:top w:val="none" w:sz="0" w:space="0" w:color="auto"/>
            <w:left w:val="none" w:sz="0" w:space="0" w:color="auto"/>
            <w:bottom w:val="none" w:sz="0" w:space="0" w:color="auto"/>
            <w:right w:val="none" w:sz="0" w:space="0" w:color="auto"/>
          </w:divBdr>
          <w:divsChild>
            <w:div w:id="1585722042">
              <w:marLeft w:val="0"/>
              <w:marRight w:val="0"/>
              <w:marTop w:val="0"/>
              <w:marBottom w:val="0"/>
              <w:divBdr>
                <w:top w:val="none" w:sz="0" w:space="0" w:color="auto"/>
                <w:left w:val="none" w:sz="0" w:space="0" w:color="auto"/>
                <w:bottom w:val="none" w:sz="0" w:space="0" w:color="auto"/>
                <w:right w:val="none" w:sz="0" w:space="0" w:color="auto"/>
              </w:divBdr>
              <w:divsChild>
                <w:div w:id="1653869978">
                  <w:marLeft w:val="0"/>
                  <w:marRight w:val="0"/>
                  <w:marTop w:val="0"/>
                  <w:marBottom w:val="0"/>
                  <w:divBdr>
                    <w:top w:val="none" w:sz="0" w:space="0" w:color="auto"/>
                    <w:left w:val="none" w:sz="0" w:space="0" w:color="auto"/>
                    <w:bottom w:val="none" w:sz="0" w:space="0" w:color="auto"/>
                    <w:right w:val="none" w:sz="0" w:space="0" w:color="auto"/>
                  </w:divBdr>
                  <w:divsChild>
                    <w:div w:id="78894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9486075">
          <w:marLeft w:val="0"/>
          <w:marRight w:val="0"/>
          <w:marTop w:val="0"/>
          <w:marBottom w:val="0"/>
          <w:divBdr>
            <w:top w:val="none" w:sz="0" w:space="0" w:color="auto"/>
            <w:left w:val="none" w:sz="0" w:space="0" w:color="auto"/>
            <w:bottom w:val="none" w:sz="0" w:space="0" w:color="auto"/>
            <w:right w:val="none" w:sz="0" w:space="0" w:color="auto"/>
          </w:divBdr>
          <w:divsChild>
            <w:div w:id="262495284">
              <w:marLeft w:val="0"/>
              <w:marRight w:val="0"/>
              <w:marTop w:val="0"/>
              <w:marBottom w:val="0"/>
              <w:divBdr>
                <w:top w:val="none" w:sz="0" w:space="0" w:color="auto"/>
                <w:left w:val="none" w:sz="0" w:space="0" w:color="auto"/>
                <w:bottom w:val="none" w:sz="0" w:space="0" w:color="auto"/>
                <w:right w:val="none" w:sz="0" w:space="0" w:color="auto"/>
              </w:divBdr>
              <w:divsChild>
                <w:div w:id="54109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5526980">
      <w:bodyDiv w:val="1"/>
      <w:marLeft w:val="0"/>
      <w:marRight w:val="0"/>
      <w:marTop w:val="0"/>
      <w:marBottom w:val="0"/>
      <w:divBdr>
        <w:top w:val="none" w:sz="0" w:space="0" w:color="auto"/>
        <w:left w:val="none" w:sz="0" w:space="0" w:color="auto"/>
        <w:bottom w:val="none" w:sz="0" w:space="0" w:color="auto"/>
        <w:right w:val="none" w:sz="0" w:space="0" w:color="auto"/>
      </w:divBdr>
    </w:div>
    <w:div w:id="1037970753">
      <w:bodyDiv w:val="1"/>
      <w:marLeft w:val="0"/>
      <w:marRight w:val="0"/>
      <w:marTop w:val="0"/>
      <w:marBottom w:val="0"/>
      <w:divBdr>
        <w:top w:val="none" w:sz="0" w:space="0" w:color="auto"/>
        <w:left w:val="none" w:sz="0" w:space="0" w:color="auto"/>
        <w:bottom w:val="none" w:sz="0" w:space="0" w:color="auto"/>
        <w:right w:val="none" w:sz="0" w:space="0" w:color="auto"/>
      </w:divBdr>
    </w:div>
    <w:div w:id="1175879358">
      <w:bodyDiv w:val="1"/>
      <w:marLeft w:val="0"/>
      <w:marRight w:val="0"/>
      <w:marTop w:val="0"/>
      <w:marBottom w:val="0"/>
      <w:divBdr>
        <w:top w:val="none" w:sz="0" w:space="0" w:color="auto"/>
        <w:left w:val="none" w:sz="0" w:space="0" w:color="auto"/>
        <w:bottom w:val="none" w:sz="0" w:space="0" w:color="auto"/>
        <w:right w:val="none" w:sz="0" w:space="0" w:color="auto"/>
      </w:divBdr>
      <w:divsChild>
        <w:div w:id="174195662">
          <w:marLeft w:val="0"/>
          <w:marRight w:val="0"/>
          <w:marTop w:val="0"/>
          <w:marBottom w:val="0"/>
          <w:divBdr>
            <w:top w:val="none" w:sz="0" w:space="0" w:color="auto"/>
            <w:left w:val="none" w:sz="0" w:space="0" w:color="auto"/>
            <w:bottom w:val="none" w:sz="0" w:space="0" w:color="auto"/>
            <w:right w:val="none" w:sz="0" w:space="0" w:color="auto"/>
          </w:divBdr>
          <w:divsChild>
            <w:div w:id="116800483">
              <w:marLeft w:val="0"/>
              <w:marRight w:val="0"/>
              <w:marTop w:val="0"/>
              <w:marBottom w:val="0"/>
              <w:divBdr>
                <w:top w:val="none" w:sz="0" w:space="0" w:color="auto"/>
                <w:left w:val="none" w:sz="0" w:space="0" w:color="auto"/>
                <w:bottom w:val="none" w:sz="0" w:space="0" w:color="auto"/>
                <w:right w:val="none" w:sz="0" w:space="0" w:color="auto"/>
              </w:divBdr>
              <w:divsChild>
                <w:div w:id="1735346448">
                  <w:marLeft w:val="0"/>
                  <w:marRight w:val="0"/>
                  <w:marTop w:val="0"/>
                  <w:marBottom w:val="0"/>
                  <w:divBdr>
                    <w:top w:val="none" w:sz="0" w:space="0" w:color="auto"/>
                    <w:left w:val="none" w:sz="0" w:space="0" w:color="auto"/>
                    <w:bottom w:val="none" w:sz="0" w:space="0" w:color="auto"/>
                    <w:right w:val="none" w:sz="0" w:space="0" w:color="auto"/>
                  </w:divBdr>
                  <w:divsChild>
                    <w:div w:id="98790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503164">
          <w:marLeft w:val="0"/>
          <w:marRight w:val="0"/>
          <w:marTop w:val="0"/>
          <w:marBottom w:val="0"/>
          <w:divBdr>
            <w:top w:val="none" w:sz="0" w:space="0" w:color="auto"/>
            <w:left w:val="none" w:sz="0" w:space="0" w:color="auto"/>
            <w:bottom w:val="none" w:sz="0" w:space="0" w:color="auto"/>
            <w:right w:val="none" w:sz="0" w:space="0" w:color="auto"/>
          </w:divBdr>
          <w:divsChild>
            <w:div w:id="1650089998">
              <w:marLeft w:val="0"/>
              <w:marRight w:val="0"/>
              <w:marTop w:val="0"/>
              <w:marBottom w:val="0"/>
              <w:divBdr>
                <w:top w:val="none" w:sz="0" w:space="0" w:color="auto"/>
                <w:left w:val="none" w:sz="0" w:space="0" w:color="auto"/>
                <w:bottom w:val="none" w:sz="0" w:space="0" w:color="auto"/>
                <w:right w:val="none" w:sz="0" w:space="0" w:color="auto"/>
              </w:divBdr>
              <w:divsChild>
                <w:div w:id="7367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9504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sciencedirect.com/science/article/pii/S089662730300597X?via%3Dihub" TargetMode="External"/><Relationship Id="rId13" Type="http://schemas.openxmlformats.org/officeDocument/2006/relationships/hyperlink" Target="https://pubmed.ncbi.nlm.nih.gov/?term=Krouchev+N&amp;cauthor_id=21068260" TargetMode="External"/><Relationship Id="rId3" Type="http://schemas.openxmlformats.org/officeDocument/2006/relationships/hyperlink" Target="https://www.jneurosci.org/content/26/14/3667" TargetMode="External"/><Relationship Id="rId7" Type="http://schemas.openxmlformats.org/officeDocument/2006/relationships/hyperlink" Target="https://www.sciencedirect.com/science/article/pii/S089662730300597X?via%3Dihub" TargetMode="External"/><Relationship Id="rId12" Type="http://schemas.openxmlformats.org/officeDocument/2006/relationships/hyperlink" Target="https://pubmed.ncbi.nlm.nih.gov/21068260/" TargetMode="External"/><Relationship Id="rId2" Type="http://schemas.openxmlformats.org/officeDocument/2006/relationships/hyperlink" Target="https://www.jneurosci.org/content/26/14/3667" TargetMode="External"/><Relationship Id="rId1" Type="http://schemas.openxmlformats.org/officeDocument/2006/relationships/hyperlink" Target="https://www.jneurosci.org/content/26/14/3667" TargetMode="External"/><Relationship Id="rId6" Type="http://schemas.openxmlformats.org/officeDocument/2006/relationships/hyperlink" Target="https://www.sciencedirect.com/science/article/pii/S089662730300597X?via%3Dihub" TargetMode="External"/><Relationship Id="rId11" Type="http://schemas.openxmlformats.org/officeDocument/2006/relationships/hyperlink" Target="https://pubmed.ncbi.nlm.nih.gov/?term=Yakovenko+S&amp;cauthor_id=21068260" TargetMode="External"/><Relationship Id="rId5" Type="http://schemas.openxmlformats.org/officeDocument/2006/relationships/hyperlink" Target="https://www.jneurosci.org/content/26/14/3667" TargetMode="External"/><Relationship Id="rId10" Type="http://schemas.openxmlformats.org/officeDocument/2006/relationships/hyperlink" Target="https://www.sciencedirect.com/science/article/pii/S089662730300597X?via%3Dihub" TargetMode="External"/><Relationship Id="rId4" Type="http://schemas.openxmlformats.org/officeDocument/2006/relationships/hyperlink" Target="https://www.jneurosci.org/content/26/14/3667" TargetMode="External"/><Relationship Id="rId9" Type="http://schemas.openxmlformats.org/officeDocument/2006/relationships/hyperlink" Target="https://www.sciencedirect.com/science/article/pii/S089662730300597X?via%3Dihub" TargetMode="External"/><Relationship Id="rId14" Type="http://schemas.openxmlformats.org/officeDocument/2006/relationships/hyperlink" Target="https://pubmed.ncbi.nlm.nih.gov/?term=Drew+T&amp;cauthor_id=21068260"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bjr@ln.nimh.nih.gov" TargetMode="External"/><Relationship Id="rId18" Type="http://schemas.openxmlformats.org/officeDocument/2006/relationships/hyperlink" Target="https://www.jneurosci.org/content/19/13/5493.long" TargetMode="External"/><Relationship Id="rId26" Type="http://schemas.openxmlformats.org/officeDocument/2006/relationships/hyperlink" Target="https://pubmed.ncbi.nlm.nih.gov/?term=Fukatsu+R&amp;cauthor_id=9774166" TargetMode="External"/><Relationship Id="rId3" Type="http://schemas.openxmlformats.org/officeDocument/2006/relationships/numbering" Target="numbering.xml"/><Relationship Id="rId21" Type="http://schemas.openxmlformats.org/officeDocument/2006/relationships/hyperlink" Target="https://pubmed.ncbi.nlm.nih.gov/?term=Okuda+J&amp;cauthor_id=9774166" TargetMode="External"/><Relationship Id="rId34" Type="http://schemas.microsoft.com/office/2011/relationships/people" Target="people.xm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hyperlink" Target="https://journals.physiology.org/doi/full/10.1152/jn.01151.2002" TargetMode="External"/><Relationship Id="rId25" Type="http://schemas.openxmlformats.org/officeDocument/2006/relationships/hyperlink" Target="https://pubmed.ncbi.nlm.nih.gov/?term=Tsukiura+T&amp;cauthor_id=9774166"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mathworks.com/" TargetMode="External"/><Relationship Id="rId20" Type="http://schemas.openxmlformats.org/officeDocument/2006/relationships/hyperlink" Target="https://neurotree.org/beta/publications.php?pid=1621" TargetMode="External"/><Relationship Id="rId29" Type="http://schemas.openxmlformats.org/officeDocument/2006/relationships/hyperlink" Target="https://pubmed.ncbi.nlm.nih.gov/?term=Fukuda+H&amp;cauthor_id=9774166"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hyperlink" Target="https://pubmed.ncbi.nlm.nih.gov/?term=Kawashima+R&amp;cauthor_id=9774166" TargetMode="External"/><Relationship Id="rId32"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hyperlink" Target="http://www.mathworks.com/" TargetMode="External"/><Relationship Id="rId23" Type="http://schemas.openxmlformats.org/officeDocument/2006/relationships/hyperlink" Target="https://pubmed.ncbi.nlm.nih.gov/?term=Yamadori+A&amp;cauthor_id=9774166" TargetMode="External"/><Relationship Id="rId28" Type="http://schemas.openxmlformats.org/officeDocument/2006/relationships/hyperlink" Target="https://pubmed.ncbi.nlm.nih.gov/?term=Ito+M&amp;cauthor_id=9774166" TargetMode="External"/><Relationship Id="rId10" Type="http://schemas.microsoft.com/office/2011/relationships/commentsExtended" Target="commentsExtended.xml"/><Relationship Id="rId19" Type="http://schemas.openxmlformats.org/officeDocument/2006/relationships/hyperlink" Target="https://www.ncbi.nlm.nih.gov/pubmed/20573905" TargetMode="External"/><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hyperlink" Target="https://nei.nih.gov/intramural/software" TargetMode="External"/><Relationship Id="rId22" Type="http://schemas.openxmlformats.org/officeDocument/2006/relationships/hyperlink" Target="https://pubmed.ncbi.nlm.nih.gov/?term=Fujii+T&amp;cauthor_id=9774166" TargetMode="External"/><Relationship Id="rId27" Type="http://schemas.openxmlformats.org/officeDocument/2006/relationships/hyperlink" Target="https://pubmed.ncbi.nlm.nih.gov/?term=Suzuki+K&amp;cauthor_id=9774166" TargetMode="External"/><Relationship Id="rId30" Type="http://schemas.openxmlformats.org/officeDocument/2006/relationships/header" Target="header1.xm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iAC/2zsti8JmbVThVg1Rq1zUiuyg==">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</go:docsCustomData>
</go:gDocsCustomXmlDataStorage>
</file>

<file path=customXml/itemProps1.xml><?xml version="1.0" encoding="utf-8"?>
<ds:datastoreItem xmlns:ds="http://schemas.openxmlformats.org/officeDocument/2006/customXml" ds:itemID="{B0B16F34-239A-4D33-AF88-E6171A321C36}">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35</Pages>
  <Words>9792</Words>
  <Characters>55816</Characters>
  <Application>Microsoft Office Word</Application>
  <DocSecurity>0</DocSecurity>
  <Lines>465</Lines>
  <Paragraphs>130</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65478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Falcone, Rossella (NIH/NIMH) [F]</dc:creator>
  <cp:keywords/>
  <dc:description/>
  <cp:lastModifiedBy>Wang, Siyu (NIH/NIMH) [F]</cp:lastModifiedBy>
  <cp:revision>49</cp:revision>
  <dcterms:created xsi:type="dcterms:W3CDTF">2024-05-15T21:42:00Z</dcterms:created>
  <dcterms:modified xsi:type="dcterms:W3CDTF">2024-05-23T19:40:00Z</dcterms:modified>
</cp:coreProperties>
</file>